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71CCD9" w14:textId="77777777" w:rsidR="000F1252" w:rsidRDefault="00245843">
      <w:pPr>
        <w:jc w:val="center"/>
      </w:pPr>
      <w:r>
        <w:br/>
      </w:r>
      <w:r>
        <w:br/>
      </w:r>
    </w:p>
    <w:p w14:paraId="50CC7A72" w14:textId="77777777" w:rsidR="000F1252" w:rsidRDefault="00245843">
      <w:pPr>
        <w:pStyle w:val="Titel"/>
        <w:jc w:val="center"/>
      </w:pPr>
      <w:r>
        <w:t>Projekt “Evaluation &amp; Einführung eines KI‑Bildgenerators (Free-Tier)”</w:t>
      </w:r>
    </w:p>
    <w:p w14:paraId="4F824A8B" w14:textId="77777777" w:rsidR="000F1252" w:rsidRDefault="000F1252">
      <w:pPr>
        <w:jc w:val="center"/>
      </w:pPr>
    </w:p>
    <w:p w14:paraId="54729C3F" w14:textId="77777777" w:rsidR="000F1252" w:rsidRDefault="000F1252">
      <w:pPr>
        <w:jc w:val="center"/>
      </w:pPr>
    </w:p>
    <w:p w14:paraId="4BE1105A" w14:textId="77777777" w:rsidR="000F1252" w:rsidRDefault="000F1252">
      <w:pPr>
        <w:jc w:val="center"/>
      </w:pPr>
    </w:p>
    <w:p w14:paraId="143D2304" w14:textId="77777777" w:rsidR="000F1252" w:rsidRDefault="000F1252">
      <w:pPr>
        <w:jc w:val="center"/>
      </w:pPr>
    </w:p>
    <w:p w14:paraId="08750D86" w14:textId="77777777" w:rsidR="000F1252" w:rsidRDefault="000F1252">
      <w:pPr>
        <w:jc w:val="center"/>
      </w:pPr>
    </w:p>
    <w:p w14:paraId="0D948295" w14:textId="77777777" w:rsidR="000F1252" w:rsidRDefault="000F1252">
      <w:pPr>
        <w:jc w:val="center"/>
      </w:pPr>
    </w:p>
    <w:p w14:paraId="15624AC0" w14:textId="77777777" w:rsidR="000F1252" w:rsidRDefault="000F1252">
      <w:pPr>
        <w:jc w:val="center"/>
      </w:pPr>
    </w:p>
    <w:p w14:paraId="76DA5933" w14:textId="77777777" w:rsidR="000F1252" w:rsidRDefault="00245843">
      <w:pPr>
        <w:jc w:val="center"/>
      </w:pPr>
      <w:r>
        <w:t>Projektmodul: M306 – Abschlussprojekt</w:t>
      </w:r>
    </w:p>
    <w:tbl>
      <w:tblPr>
        <w:tblStyle w:val="a"/>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6520"/>
      </w:tblGrid>
      <w:tr w:rsidR="000F1252" w14:paraId="4F7ABE21" w14:textId="77777777">
        <w:tc>
          <w:tcPr>
            <w:tcW w:w="2551" w:type="dxa"/>
            <w:vAlign w:val="center"/>
          </w:tcPr>
          <w:p w14:paraId="319CF53C" w14:textId="77777777" w:rsidR="000F1252" w:rsidRDefault="00245843">
            <w:r>
              <w:t>Version</w:t>
            </w:r>
          </w:p>
        </w:tc>
        <w:tc>
          <w:tcPr>
            <w:tcW w:w="6520" w:type="dxa"/>
            <w:vAlign w:val="center"/>
          </w:tcPr>
          <w:p w14:paraId="6D78D470" w14:textId="77777777" w:rsidR="000F1252" w:rsidRDefault="00245843">
            <w:del w:id="91001" w:author="Claude" w:date="2026-10-25T12:00:00Z">
              <w:r>
                <w:delText>0.1</w:delText>
              </w:r>
            </w:del>
            <w:ins w:id="91002" w:author="Claude" w:date="2026-10-25T12:00:00Z">
              <w:r>
                <w:t xml:space="preserve">1.0</w:t>
              </w:r>
            </w:ins>
          </w:p>
        </w:tc>
      </w:tr>
      <w:tr w:rsidR="000F1252" w14:paraId="59D7A41B" w14:textId="77777777">
        <w:tc>
          <w:tcPr>
            <w:tcW w:w="2551" w:type="dxa"/>
            <w:vAlign w:val="center"/>
          </w:tcPr>
          <w:p w14:paraId="32DCD1FA" w14:textId="77777777" w:rsidR="000F1252" w:rsidRDefault="00245843">
            <w:r>
              <w:t>Datum</w:t>
            </w:r>
          </w:p>
        </w:tc>
        <w:tc>
          <w:tcPr>
            <w:tcW w:w="6520" w:type="dxa"/>
            <w:vAlign w:val="center"/>
          </w:tcPr>
          <w:p w14:paraId="5C70436D" w14:textId="77777777" w:rsidR="000F1252" w:rsidRDefault="00245843">
            <w:del w:id="91003" w:author="Claude" w:date="2026-10-25T12:00:00Z">
              <w:r>
                <w:delText>12.10.2026</w:delText>
              </w:r>
            </w:del>
            <w:ins w:id="91004" w:author="Claude" w:date="2026-10-25T12:00:00Z">
              <w:r>
                <w:t xml:space="preserve">25.10.2026</w:t>
              </w:r>
            </w:ins>
          </w:p>
        </w:tc>
      </w:tr>
      <w:tr w:rsidR="000F1252" w14:paraId="20C66C16" w14:textId="77777777">
        <w:tc>
          <w:tcPr>
            <w:tcW w:w="2551" w:type="dxa"/>
            <w:vAlign w:val="center"/>
          </w:tcPr>
          <w:p w14:paraId="40BF9526" w14:textId="77777777" w:rsidR="000F1252" w:rsidRDefault="00245843">
            <w:r>
              <w:t>Auftraggeber</w:t>
            </w:r>
          </w:p>
        </w:tc>
        <w:tc>
          <w:tcPr>
            <w:tcW w:w="6520" w:type="dxa"/>
            <w:vAlign w:val="center"/>
          </w:tcPr>
          <w:p w14:paraId="10C99784" w14:textId="77777777" w:rsidR="000F1252" w:rsidRDefault="00245843">
            <w:del w:id="91357" w:author="Claude" w:date="2026-10-25T12:00:00Z">
              <w:r>
                <w:delText xml:space="preserve">Herr Bisig</w:delText>
              </w:r>
            </w:del>
            <w:ins w:id="91358" w:author="Claude" w:date="2026-10-25T12:00:00Z">
              <w:r>
                <w:t xml:space="preserve">Beat Bisig</w:t>
              </w:r>
            </w:ins>
            <w:r>
              <w:t xml:space="preserve">, TBZ</w:t>
            </w:r>
          </w:p>
        </w:tc>
      </w:tr>
      <w:tr w:rsidR="000F1252" w14:paraId="0B63665A" w14:textId="77777777">
        <w:tc>
          <w:tcPr>
            <w:tcW w:w="2551" w:type="dxa"/>
            <w:vAlign w:val="center"/>
          </w:tcPr>
          <w:p w14:paraId="772D4641" w14:textId="77777777" w:rsidR="000F1252" w:rsidRDefault="00245843">
            <w:r>
              <w:t>Projektteam</w:t>
            </w:r>
          </w:p>
        </w:tc>
        <w:tc>
          <w:tcPr>
            <w:tcW w:w="6520" w:type="dxa"/>
            <w:vAlign w:val="center"/>
          </w:tcPr>
          <w:p w14:paraId="1EED29A5" w14:textId="77777777" w:rsidR="000F1252" w:rsidRDefault="00245843">
            <w:r>
              <w:t>Nicolas Hunger, Lucas Weisshaar</w:t>
            </w:r>
          </w:p>
        </w:tc>
      </w:tr>
      <w:tr w:rsidR="000F1252" w14:paraId="06FDC5B4" w14:textId="77777777">
        <w:tc>
          <w:tcPr>
            <w:tcW w:w="2551" w:type="dxa"/>
            <w:vAlign w:val="center"/>
          </w:tcPr>
          <w:p w14:paraId="7F5A4224" w14:textId="77777777" w:rsidR="000F1252" w:rsidRDefault="00245843">
            <w:proofErr w:type="spellStart"/>
            <w:r>
              <w:t>ProjektleiterIn</w:t>
            </w:r>
            <w:proofErr w:type="spellEnd"/>
          </w:p>
        </w:tc>
        <w:tc>
          <w:tcPr>
            <w:tcW w:w="6520" w:type="dxa"/>
            <w:vAlign w:val="center"/>
          </w:tcPr>
          <w:p w14:paraId="44A848CD" w14:textId="77777777" w:rsidR="000F1252" w:rsidRDefault="00245843">
            <w:r>
              <w:t>Lucas Weisshaar</w:t>
            </w:r>
          </w:p>
        </w:tc>
      </w:tr>
    </w:tbl>
    <w:p w14:paraId="50964D13" w14:textId="77777777" w:rsidR="000F1252" w:rsidRDefault="000F1252"/>
    <w:p w14:paraId="3117C512" w14:textId="77777777" w:rsidR="000F1252" w:rsidRDefault="000F1252"/>
    <w:p w14:paraId="77EFFDFB" w14:textId="77777777" w:rsidR="000F1252" w:rsidRDefault="00245843">
      <w:r>
        <w:br w:type="page"/>
      </w:r>
    </w:p>
    <w:p w14:paraId="4CEF7A19" w14:textId="77777777" w:rsidR="000F1252" w:rsidRDefault="00245843">
      <w:pPr>
        <w:pStyle w:val="Inhaltsverzeichnisberschrift"/>
      </w:pPr>
      <w:bookmarkStart w:id="0" w:name="_heading=h.eo2mhasf2uwx" w:colFirst="0" w:colLast="0"/>
      <w:bookmarkEnd w:id="0"/>
      <w:r>
        <w:lastRenderedPageBreak/>
        <w:t>Inhaltsverzeichnis</w:t>
      </w:r>
    </w:p>
    <w:sdt>
      <w:sdtPr>
        <w:id w:val="-554383194"/>
        <w:docPartObj>
          <w:docPartGallery w:val="Table of Contents"/>
          <w:docPartUnique/>
        </w:docPartObj>
      </w:sdtPr>
      <w:sdtEndPr/>
      <w:sdtContent>
        <w:p w14:paraId="6A77AF23" w14:textId="77CC3F61" w:rsidR="00940C15" w:rsidRDefault="00245843" w:rsidP="019A3824">
          <w:pPr>
            <w:pStyle w:val="Verzeichnis1"/>
            <w:tabs>
              <w:tab w:val="clear" w:pos="9072"/>
              <w:tab w:val="right" w:leader="dot" w:pos="9060"/>
            </w:tabs>
          </w:pPr>
          <w:r>
            <w:fldChar w:fldCharType="begin"/>
          </w:r>
          <w:r>
            <w:instrText>TOC \o "1-3" \z \u \h</w:instrText>
          </w:r>
          <w:r>
            <w:fldChar w:fldCharType="separate"/>
          </w:r>
          <w:hyperlink w:anchor="_Toc706116623" w:history="1">
            <w:r w:rsidR="019A3824">
              <w:t>Einleitung</w:t>
            </w:r>
            <w:r>
              <w:tab/>
            </w:r>
            <w:r>
              <w:fldChar w:fldCharType="begin"/>
            </w:r>
            <w:r>
              <w:instrText>PAGEREF _Toc706116623 \h</w:instrText>
            </w:r>
            <w:r>
              <w:fldChar w:fldCharType="separate"/>
            </w:r>
            <w:r w:rsidR="019A3824">
              <w:t>2</w:t>
            </w:r>
            <w:r>
              <w:fldChar w:fldCharType="end"/>
            </w:r>
          </w:hyperlink>
        </w:p>
        <w:p w14:paraId="0C86C93B" w14:textId="67DBCD4F" w:rsidR="00940C15" w:rsidRDefault="019A3824" w:rsidP="019A3824">
          <w:pPr>
            <w:pStyle w:val="Verzeichnis3"/>
            <w:tabs>
              <w:tab w:val="clear" w:pos="9072"/>
              <w:tab w:val="right" w:leader="dot" w:pos="9060"/>
            </w:tabs>
          </w:pPr>
          <w:hyperlink w:anchor="_Toc1310305241" w:history="1">
            <w:r>
              <w:t>Aufgabe</w:t>
            </w:r>
            <w:r w:rsidR="21EB5F44">
              <w:tab/>
            </w:r>
            <w:r w:rsidR="21EB5F44">
              <w:fldChar w:fldCharType="begin"/>
            </w:r>
            <w:r w:rsidR="21EB5F44">
              <w:instrText>PAGEREF _Toc1310305241 \h</w:instrText>
            </w:r>
            <w:r w:rsidR="21EB5F44">
              <w:fldChar w:fldCharType="separate"/>
            </w:r>
            <w:r>
              <w:t>3</w:t>
            </w:r>
            <w:r w:rsidR="21EB5F44">
              <w:fldChar w:fldCharType="end"/>
            </w:r>
          </w:hyperlink>
        </w:p>
        <w:p w14:paraId="29E2850C" w14:textId="2B30DC7D" w:rsidR="00940C15" w:rsidRDefault="019A3824" w:rsidP="019A3824">
          <w:pPr>
            <w:pStyle w:val="Verzeichnis3"/>
            <w:tabs>
              <w:tab w:val="clear" w:pos="9072"/>
              <w:tab w:val="right" w:leader="dot" w:pos="9060"/>
            </w:tabs>
          </w:pPr>
          <w:hyperlink w:anchor="_Toc342008525" w:history="1">
            <w:r>
              <w:t>Ziel</w:t>
            </w:r>
            <w:r w:rsidR="21EB5F44">
              <w:tab/>
            </w:r>
            <w:r w:rsidR="21EB5F44">
              <w:fldChar w:fldCharType="begin"/>
            </w:r>
            <w:r w:rsidR="21EB5F44">
              <w:instrText>PAGEREF _Toc342008525 \h</w:instrText>
            </w:r>
            <w:r w:rsidR="21EB5F44">
              <w:fldChar w:fldCharType="separate"/>
            </w:r>
            <w:r>
              <w:t>3</w:t>
            </w:r>
            <w:r w:rsidR="21EB5F44">
              <w:fldChar w:fldCharType="end"/>
            </w:r>
          </w:hyperlink>
        </w:p>
        <w:p w14:paraId="7216E211" w14:textId="561A3041" w:rsidR="00940C15" w:rsidRDefault="019A3824" w:rsidP="019A3824">
          <w:pPr>
            <w:pStyle w:val="Verzeichnis3"/>
            <w:tabs>
              <w:tab w:val="clear" w:pos="9072"/>
              <w:tab w:val="right" w:leader="dot" w:pos="9060"/>
            </w:tabs>
          </w:pPr>
          <w:hyperlink w:anchor="_Toc1543733366" w:history="1">
            <w:r>
              <w:t>Rahmenbedingungen</w:t>
            </w:r>
            <w:r w:rsidR="21EB5F44">
              <w:tab/>
            </w:r>
            <w:r w:rsidR="21EB5F44">
              <w:fldChar w:fldCharType="begin"/>
            </w:r>
            <w:r w:rsidR="21EB5F44">
              <w:instrText>PAGEREF _Toc1543733366 \h</w:instrText>
            </w:r>
            <w:r w:rsidR="21EB5F44">
              <w:fldChar w:fldCharType="separate"/>
            </w:r>
            <w:r>
              <w:t>3</w:t>
            </w:r>
            <w:r w:rsidR="21EB5F44">
              <w:fldChar w:fldCharType="end"/>
            </w:r>
          </w:hyperlink>
        </w:p>
        <w:p w14:paraId="72EB95AB" w14:textId="2D6E04F1" w:rsidR="00940C15" w:rsidRDefault="019A3824" w:rsidP="019A3824">
          <w:pPr>
            <w:pStyle w:val="Verzeichnis1"/>
            <w:tabs>
              <w:tab w:val="clear" w:pos="9072"/>
              <w:tab w:val="right" w:leader="dot" w:pos="9060"/>
            </w:tabs>
          </w:pPr>
          <w:hyperlink w:anchor="_Toc98969175" w:history="1">
            <w:r>
              <w:t>Projektziele &amp; Projektantrag</w:t>
            </w:r>
            <w:r w:rsidR="21EB5F44">
              <w:tab/>
            </w:r>
            <w:r w:rsidR="21EB5F44">
              <w:fldChar w:fldCharType="begin"/>
            </w:r>
            <w:r w:rsidR="21EB5F44">
              <w:instrText>PAGEREF _Toc98969175 \h</w:instrText>
            </w:r>
            <w:r w:rsidR="21EB5F44">
              <w:fldChar w:fldCharType="separate"/>
            </w:r>
            <w:r>
              <w:t>3</w:t>
            </w:r>
            <w:r w:rsidR="21EB5F44">
              <w:fldChar w:fldCharType="end"/>
            </w:r>
          </w:hyperlink>
        </w:p>
        <w:p w14:paraId="52D9A5C0" w14:textId="2402A29A" w:rsidR="00940C15" w:rsidRDefault="019A3824" w:rsidP="019A3824">
          <w:pPr>
            <w:pStyle w:val="Verzeichnis3"/>
            <w:tabs>
              <w:tab w:val="clear" w:pos="9072"/>
              <w:tab w:val="right" w:leader="dot" w:pos="9060"/>
            </w:tabs>
          </w:pPr>
          <w:hyperlink w:anchor="_Toc1236817248" w:history="1">
            <w:r>
              <w:t>Ziele (SMART)</w:t>
            </w:r>
            <w:r w:rsidR="21EB5F44">
              <w:tab/>
            </w:r>
            <w:r w:rsidR="21EB5F44">
              <w:fldChar w:fldCharType="begin"/>
            </w:r>
            <w:r w:rsidR="21EB5F44">
              <w:instrText>PAGEREF _Toc1236817248 \h</w:instrText>
            </w:r>
            <w:r w:rsidR="21EB5F44">
              <w:fldChar w:fldCharType="separate"/>
            </w:r>
            <w:r>
              <w:t>3</w:t>
            </w:r>
            <w:r w:rsidR="21EB5F44">
              <w:fldChar w:fldCharType="end"/>
            </w:r>
          </w:hyperlink>
        </w:p>
        <w:p w14:paraId="02B88E7F" w14:textId="3276F8EF" w:rsidR="00940C15" w:rsidRDefault="019A3824" w:rsidP="019A3824">
          <w:pPr>
            <w:pStyle w:val="Verzeichnis3"/>
            <w:tabs>
              <w:tab w:val="clear" w:pos="9072"/>
              <w:tab w:val="right" w:leader="dot" w:pos="9060"/>
            </w:tabs>
          </w:pPr>
          <w:hyperlink w:anchor="_Toc384482334" w:history="1">
            <w:r>
              <w:t>Projektantrag</w:t>
            </w:r>
            <w:r w:rsidR="21EB5F44">
              <w:tab/>
            </w:r>
            <w:r w:rsidR="21EB5F44">
              <w:fldChar w:fldCharType="begin"/>
            </w:r>
            <w:r w:rsidR="21EB5F44">
              <w:instrText>PAGEREF _Toc384482334 \h</w:instrText>
            </w:r>
            <w:r w:rsidR="21EB5F44">
              <w:fldChar w:fldCharType="separate"/>
            </w:r>
            <w:r>
              <w:t>4</w:t>
            </w:r>
            <w:r w:rsidR="21EB5F44">
              <w:fldChar w:fldCharType="end"/>
            </w:r>
          </w:hyperlink>
        </w:p>
        <w:p w14:paraId="7D3F4625" w14:textId="13ED5620" w:rsidR="00940C15" w:rsidRDefault="019A3824" w:rsidP="019A3824">
          <w:pPr>
            <w:pStyle w:val="Verzeichnis1"/>
            <w:tabs>
              <w:tab w:val="clear" w:pos="9072"/>
              <w:tab w:val="right" w:leader="dot" w:pos="9060"/>
            </w:tabs>
          </w:pPr>
          <w:hyperlink w:anchor="_Toc1663542313" w:history="1">
            <w:r>
              <w:t>Vorgehens-Management &amp; gewähltes Vorgehen</w:t>
            </w:r>
            <w:r w:rsidR="21EB5F44">
              <w:tab/>
            </w:r>
            <w:r w:rsidR="21EB5F44">
              <w:fldChar w:fldCharType="begin"/>
            </w:r>
            <w:r w:rsidR="21EB5F44">
              <w:instrText>PAGEREF _Toc1663542313 \h</w:instrText>
            </w:r>
            <w:r w:rsidR="21EB5F44">
              <w:fldChar w:fldCharType="separate"/>
            </w:r>
            <w:r>
              <w:t>6</w:t>
            </w:r>
            <w:r w:rsidR="21EB5F44">
              <w:fldChar w:fldCharType="end"/>
            </w:r>
          </w:hyperlink>
        </w:p>
        <w:p w14:paraId="7F72F97E" w14:textId="151EF47D" w:rsidR="00940C15" w:rsidRDefault="019A3824" w:rsidP="019A3824">
          <w:pPr>
            <w:pStyle w:val="Verzeichnis3"/>
            <w:tabs>
              <w:tab w:val="clear" w:pos="9072"/>
              <w:tab w:val="right" w:leader="dot" w:pos="9060"/>
            </w:tabs>
          </w:pPr>
          <w:hyperlink w:anchor="_Toc1623667892" w:history="1">
            <w:r>
              <w:t>Phasen des Wasserfallmodells</w:t>
            </w:r>
            <w:r w:rsidR="21EB5F44">
              <w:tab/>
            </w:r>
            <w:r w:rsidR="21EB5F44">
              <w:fldChar w:fldCharType="begin"/>
            </w:r>
            <w:r w:rsidR="21EB5F44">
              <w:instrText>PAGEREF _Toc1623667892 \h</w:instrText>
            </w:r>
            <w:r w:rsidR="21EB5F44">
              <w:fldChar w:fldCharType="separate"/>
            </w:r>
            <w:r>
              <w:t>7</w:t>
            </w:r>
            <w:r w:rsidR="21EB5F44">
              <w:fldChar w:fldCharType="end"/>
            </w:r>
          </w:hyperlink>
        </w:p>
        <w:p w14:paraId="78DA57DF" w14:textId="3A35DF85" w:rsidR="00940C15" w:rsidRDefault="019A3824" w:rsidP="019A3824">
          <w:pPr>
            <w:pStyle w:val="Verzeichnis1"/>
            <w:tabs>
              <w:tab w:val="clear" w:pos="9072"/>
              <w:tab w:val="right" w:leader="dot" w:pos="9060"/>
            </w:tabs>
          </w:pPr>
          <w:hyperlink w:anchor="_Toc2031011610" w:history="1">
            <w:r>
              <w:t>Organigramm</w:t>
            </w:r>
            <w:r w:rsidR="21EB5F44">
              <w:tab/>
            </w:r>
            <w:r w:rsidR="21EB5F44">
              <w:fldChar w:fldCharType="begin"/>
            </w:r>
            <w:r w:rsidR="21EB5F44">
              <w:instrText>PAGEREF _Toc2031011610 \h</w:instrText>
            </w:r>
            <w:r w:rsidR="21EB5F44">
              <w:fldChar w:fldCharType="separate"/>
            </w:r>
            <w:r>
              <w:t>8</w:t>
            </w:r>
            <w:r w:rsidR="21EB5F44">
              <w:fldChar w:fldCharType="end"/>
            </w:r>
          </w:hyperlink>
        </w:p>
        <w:p w14:paraId="6B6A0503" w14:textId="75D92D31" w:rsidR="00940C15" w:rsidRDefault="019A3824" w:rsidP="019A3824">
          <w:pPr>
            <w:pStyle w:val="Verzeichnis1"/>
            <w:tabs>
              <w:tab w:val="clear" w:pos="9072"/>
              <w:tab w:val="right" w:leader="dot" w:pos="9060"/>
            </w:tabs>
          </w:pPr>
          <w:hyperlink w:anchor="_Toc973215424" w:history="1">
            <w:r>
              <w:t>Projektplanung inklusive Lieferobjekte pro Phase</w:t>
            </w:r>
            <w:r w:rsidR="21EB5F44">
              <w:tab/>
            </w:r>
            <w:r w:rsidR="21EB5F44">
              <w:fldChar w:fldCharType="begin"/>
            </w:r>
            <w:r w:rsidR="21EB5F44">
              <w:instrText>PAGEREF _Toc973215424 \h</w:instrText>
            </w:r>
            <w:r w:rsidR="21EB5F44">
              <w:fldChar w:fldCharType="separate"/>
            </w:r>
            <w:r>
              <w:t>9</w:t>
            </w:r>
            <w:r w:rsidR="21EB5F44">
              <w:fldChar w:fldCharType="end"/>
            </w:r>
          </w:hyperlink>
        </w:p>
        <w:p w14:paraId="5D4F3FCC" w14:textId="3AE5CD08" w:rsidR="00940C15" w:rsidRDefault="019A3824" w:rsidP="019A3824">
          <w:pPr>
            <w:pStyle w:val="Verzeichnis1"/>
            <w:tabs>
              <w:tab w:val="clear" w:pos="9072"/>
              <w:tab w:val="right" w:leader="dot" w:pos="9060"/>
            </w:tabs>
          </w:pPr>
          <w:hyperlink w:anchor="_Toc1154949466" w:history="1">
            <w:r>
              <w:t>Projektrisiken / Risikomatrix</w:t>
            </w:r>
            <w:r w:rsidR="21EB5F44">
              <w:tab/>
            </w:r>
            <w:r w:rsidR="21EB5F44">
              <w:fldChar w:fldCharType="begin"/>
            </w:r>
            <w:r w:rsidR="21EB5F44">
              <w:instrText>PAGEREF _Toc1154949466 \h</w:instrText>
            </w:r>
            <w:r w:rsidR="21EB5F44">
              <w:fldChar w:fldCharType="separate"/>
            </w:r>
            <w:r>
              <w:t>11</w:t>
            </w:r>
            <w:r w:rsidR="21EB5F44">
              <w:fldChar w:fldCharType="end"/>
            </w:r>
          </w:hyperlink>
        </w:p>
        <w:p w14:paraId="444F4AC1" w14:textId="7BF71D1B" w:rsidR="00940C15" w:rsidRDefault="019A3824" w:rsidP="019A3824">
          <w:pPr>
            <w:pStyle w:val="Verzeichnis3"/>
            <w:tabs>
              <w:tab w:val="clear" w:pos="9072"/>
              <w:tab w:val="right" w:leader="dot" w:pos="9060"/>
            </w:tabs>
          </w:pPr>
          <w:hyperlink w:anchor="_Toc1053662410" w:history="1">
            <w:r>
              <w:t>Risikoregister</w:t>
            </w:r>
            <w:r w:rsidR="21EB5F44">
              <w:tab/>
            </w:r>
            <w:r w:rsidR="21EB5F44">
              <w:fldChar w:fldCharType="begin"/>
            </w:r>
            <w:r w:rsidR="21EB5F44">
              <w:instrText>PAGEREF _Toc1053662410 \h</w:instrText>
            </w:r>
            <w:r w:rsidR="21EB5F44">
              <w:fldChar w:fldCharType="separate"/>
            </w:r>
            <w:r>
              <w:t>11</w:t>
            </w:r>
            <w:r w:rsidR="21EB5F44">
              <w:fldChar w:fldCharType="end"/>
            </w:r>
          </w:hyperlink>
        </w:p>
        <w:p w14:paraId="30F39931" w14:textId="1ECE3FD2" w:rsidR="00940C15" w:rsidRDefault="019A3824" w:rsidP="019A3824">
          <w:pPr>
            <w:pStyle w:val="Verzeichnis3"/>
            <w:tabs>
              <w:tab w:val="clear" w:pos="9072"/>
              <w:tab w:val="right" w:leader="dot" w:pos="9060"/>
            </w:tabs>
          </w:pPr>
          <w:hyperlink w:anchor="_Toc1219100591" w:history="1">
            <w:r>
              <w:t>Risikomatrix</w:t>
            </w:r>
            <w:r w:rsidR="21EB5F44">
              <w:tab/>
            </w:r>
            <w:r w:rsidR="21EB5F44">
              <w:fldChar w:fldCharType="begin"/>
            </w:r>
            <w:r w:rsidR="21EB5F44">
              <w:instrText>PAGEREF _Toc1219100591 \h</w:instrText>
            </w:r>
            <w:r w:rsidR="21EB5F44">
              <w:fldChar w:fldCharType="separate"/>
            </w:r>
            <w:r>
              <w:t>12</w:t>
            </w:r>
            <w:r w:rsidR="21EB5F44">
              <w:fldChar w:fldCharType="end"/>
            </w:r>
          </w:hyperlink>
        </w:p>
        <w:p w14:paraId="0C48C6CB" w14:textId="21F1DA61" w:rsidR="00940C15" w:rsidRDefault="019A3824" w:rsidP="019A3824">
          <w:pPr>
            <w:pStyle w:val="Verzeichnis1"/>
            <w:tabs>
              <w:tab w:val="clear" w:pos="9072"/>
              <w:tab w:val="right" w:leader="dot" w:pos="9060"/>
            </w:tabs>
          </w:pPr>
          <w:hyperlink w:anchor="_Toc79343519" w:history="1">
            <w:r>
              <w:t>Team / Teambildung / Führung</w:t>
            </w:r>
            <w:r w:rsidR="21EB5F44">
              <w:tab/>
            </w:r>
            <w:r w:rsidR="21EB5F44">
              <w:fldChar w:fldCharType="begin"/>
            </w:r>
            <w:r w:rsidR="21EB5F44">
              <w:instrText>PAGEREF _Toc79343519 \h</w:instrText>
            </w:r>
            <w:r w:rsidR="21EB5F44">
              <w:fldChar w:fldCharType="separate"/>
            </w:r>
            <w:r>
              <w:t>13</w:t>
            </w:r>
            <w:r w:rsidR="21EB5F44">
              <w:fldChar w:fldCharType="end"/>
            </w:r>
          </w:hyperlink>
        </w:p>
        <w:p w14:paraId="5EFF12FD" w14:textId="38FCC50E" w:rsidR="00940C15" w:rsidRDefault="019A3824" w:rsidP="019A3824">
          <w:pPr>
            <w:pStyle w:val="Verzeichnis3"/>
            <w:tabs>
              <w:tab w:val="clear" w:pos="9072"/>
              <w:tab w:val="right" w:leader="dot" w:pos="9060"/>
            </w:tabs>
          </w:pPr>
          <w:hyperlink w:anchor="_Toc1902099359" w:history="1">
            <w:r>
              <w:t>Theorie</w:t>
            </w:r>
            <w:r w:rsidR="21EB5F44">
              <w:tab/>
            </w:r>
            <w:r w:rsidR="21EB5F44">
              <w:fldChar w:fldCharType="begin"/>
            </w:r>
            <w:r w:rsidR="21EB5F44">
              <w:instrText>PAGEREF _Toc1902099359 \h</w:instrText>
            </w:r>
            <w:r w:rsidR="21EB5F44">
              <w:fldChar w:fldCharType="separate"/>
            </w:r>
            <w:r>
              <w:t>13</w:t>
            </w:r>
            <w:r w:rsidR="21EB5F44">
              <w:fldChar w:fldCharType="end"/>
            </w:r>
          </w:hyperlink>
        </w:p>
        <w:p w14:paraId="7A886B6B" w14:textId="382C612D" w:rsidR="00940C15" w:rsidRDefault="019A3824" w:rsidP="019A3824">
          <w:pPr>
            <w:pStyle w:val="Verzeichnis3"/>
            <w:tabs>
              <w:tab w:val="clear" w:pos="9072"/>
              <w:tab w:val="right" w:leader="dot" w:pos="9060"/>
            </w:tabs>
          </w:pPr>
          <w:hyperlink w:anchor="_Toc896435367" w:history="1">
            <w:r>
              <w:t>Praxis im Projekt</w:t>
            </w:r>
            <w:r w:rsidR="21EB5F44">
              <w:tab/>
            </w:r>
            <w:r w:rsidR="21EB5F44">
              <w:fldChar w:fldCharType="begin"/>
            </w:r>
            <w:r w:rsidR="21EB5F44">
              <w:instrText>PAGEREF _Toc896435367 \h</w:instrText>
            </w:r>
            <w:r w:rsidR="21EB5F44">
              <w:fldChar w:fldCharType="separate"/>
            </w:r>
            <w:r>
              <w:t>14</w:t>
            </w:r>
            <w:r w:rsidR="21EB5F44">
              <w:fldChar w:fldCharType="end"/>
            </w:r>
          </w:hyperlink>
        </w:p>
        <w:p w14:paraId="5E8DDD35" w14:textId="05534239" w:rsidR="00940C15" w:rsidRDefault="019A3824" w:rsidP="019A3824">
          <w:pPr>
            <w:pStyle w:val="Verzeichnis1"/>
            <w:tabs>
              <w:tab w:val="clear" w:pos="9072"/>
              <w:tab w:val="right" w:leader="dot" w:pos="9060"/>
            </w:tabs>
          </w:pPr>
          <w:hyperlink w:anchor="_Toc274220306" w:history="1">
            <w:r>
              <w:t>Lastenheft</w:t>
            </w:r>
            <w:r w:rsidR="21EB5F44">
              <w:tab/>
            </w:r>
            <w:r w:rsidR="21EB5F44">
              <w:fldChar w:fldCharType="begin"/>
            </w:r>
            <w:r w:rsidR="21EB5F44">
              <w:instrText>PAGEREF _Toc274220306 \h</w:instrText>
            </w:r>
            <w:r w:rsidR="21EB5F44">
              <w:fldChar w:fldCharType="separate"/>
            </w:r>
            <w:r>
              <w:t>16</w:t>
            </w:r>
            <w:r w:rsidR="21EB5F44">
              <w:fldChar w:fldCharType="end"/>
            </w:r>
          </w:hyperlink>
        </w:p>
        <w:p w14:paraId="036C2555" w14:textId="0D9AAC76" w:rsidR="00940C15" w:rsidRDefault="019A3824" w:rsidP="019A3824">
          <w:pPr>
            <w:pStyle w:val="Verzeichnis3"/>
            <w:tabs>
              <w:tab w:val="clear" w:pos="9072"/>
              <w:tab w:val="right" w:leader="dot" w:pos="9060"/>
            </w:tabs>
          </w:pPr>
          <w:hyperlink w:anchor="_Toc416645615" w:history="1">
            <w:r>
              <w:t>Nutzwertanalyse (drei KI</w:t>
            </w:r>
            <w:r w:rsidR="21EB5F44">
              <w:noBreakHyphen/>
            </w:r>
            <w:r>
              <w:t>Tools)</w:t>
            </w:r>
            <w:r w:rsidR="21EB5F44">
              <w:tab/>
            </w:r>
            <w:r w:rsidR="21EB5F44">
              <w:fldChar w:fldCharType="begin"/>
            </w:r>
            <w:r w:rsidR="21EB5F44">
              <w:instrText>PAGEREF _Toc416645615 \h</w:instrText>
            </w:r>
            <w:r w:rsidR="21EB5F44">
              <w:fldChar w:fldCharType="separate"/>
            </w:r>
            <w:r>
              <w:t>17</w:t>
            </w:r>
            <w:r w:rsidR="21EB5F44">
              <w:fldChar w:fldCharType="end"/>
            </w:r>
          </w:hyperlink>
        </w:p>
        <w:p w14:paraId="66E0D0A5" w14:textId="4EE783B7" w:rsidR="00940C15" w:rsidRDefault="019A3824" w:rsidP="019A3824">
          <w:pPr>
            <w:pStyle w:val="Verzeichnis1"/>
            <w:tabs>
              <w:tab w:val="clear" w:pos="9072"/>
              <w:tab w:val="right" w:leader="dot" w:pos="9060"/>
            </w:tabs>
          </w:pPr>
          <w:hyperlink w:anchor="_Toc2123364938" w:history="1">
            <w:r>
              <w:t>Pflichtenheft</w:t>
            </w:r>
            <w:r w:rsidR="21EB5F44">
              <w:tab/>
            </w:r>
            <w:r w:rsidR="21EB5F44">
              <w:fldChar w:fldCharType="begin"/>
            </w:r>
            <w:r w:rsidR="21EB5F44">
              <w:instrText>PAGEREF _Toc2123364938 \h</w:instrText>
            </w:r>
            <w:r w:rsidR="21EB5F44">
              <w:fldChar w:fldCharType="separate"/>
            </w:r>
            <w:r>
              <w:t>20</w:t>
            </w:r>
            <w:r w:rsidR="21EB5F44">
              <w:fldChar w:fldCharType="end"/>
            </w:r>
          </w:hyperlink>
        </w:p>
        <w:p w14:paraId="59B12E92" w14:textId="2FC5E0EE" w:rsidR="00940C15" w:rsidRDefault="019A3824" w:rsidP="019A3824">
          <w:pPr>
            <w:pStyle w:val="Verzeichnis1"/>
            <w:tabs>
              <w:tab w:val="clear" w:pos="9072"/>
              <w:tab w:val="right" w:leader="dot" w:pos="9060"/>
            </w:tabs>
          </w:pPr>
          <w:hyperlink w:anchor="_Toc374686475" w:history="1">
            <w:r>
              <w:t>Evaluation</w:t>
            </w:r>
            <w:r w:rsidR="21EB5F44">
              <w:tab/>
            </w:r>
            <w:r w:rsidR="21EB5F44">
              <w:fldChar w:fldCharType="begin"/>
            </w:r>
            <w:r w:rsidR="21EB5F44">
              <w:instrText>PAGEREF _Toc374686475 \h</w:instrText>
            </w:r>
            <w:r w:rsidR="21EB5F44">
              <w:fldChar w:fldCharType="separate"/>
            </w:r>
            <w:r>
              <w:t>22</w:t>
            </w:r>
            <w:r w:rsidR="21EB5F44">
              <w:fldChar w:fldCharType="end"/>
            </w:r>
          </w:hyperlink>
        </w:p>
        <w:p w14:paraId="7D546EB4" w14:textId="77205A45" w:rsidR="00940C15" w:rsidRDefault="019A3824" w:rsidP="019A3824">
          <w:pPr>
            <w:pStyle w:val="Verzeichnis1"/>
            <w:tabs>
              <w:tab w:val="clear" w:pos="9072"/>
              <w:tab w:val="right" w:leader="dot" w:pos="9060"/>
            </w:tabs>
          </w:pPr>
          <w:hyperlink w:anchor="_Toc382902622" w:history="1">
            <w:r>
              <w:t>Realisierung</w:t>
            </w:r>
            <w:r w:rsidR="21EB5F44">
              <w:tab/>
            </w:r>
            <w:r w:rsidR="21EB5F44">
              <w:fldChar w:fldCharType="begin"/>
            </w:r>
            <w:r w:rsidR="21EB5F44">
              <w:instrText>PAGEREF _Toc382902622 \h</w:instrText>
            </w:r>
            <w:r w:rsidR="21EB5F44">
              <w:fldChar w:fldCharType="separate"/>
            </w:r>
            <w:r>
              <w:t>23</w:t>
            </w:r>
            <w:r w:rsidR="21EB5F44">
              <w:fldChar w:fldCharType="end"/>
            </w:r>
          </w:hyperlink>
        </w:p>
        <w:p w14:paraId="2B27DD2A" w14:textId="225E1EF1" w:rsidR="00940C15" w:rsidRDefault="019A3824" w:rsidP="019A3824">
          <w:pPr>
            <w:pStyle w:val="Verzeichnis1"/>
            <w:tabs>
              <w:tab w:val="clear" w:pos="9072"/>
              <w:tab w:val="right" w:leader="dot" w:pos="9060"/>
            </w:tabs>
          </w:pPr>
          <w:hyperlink w:anchor="_Toc337114098" w:history="1">
            <w:r>
              <w:t>Zusammenfassung &amp; Reflexion</w:t>
            </w:r>
            <w:r w:rsidR="21EB5F44">
              <w:tab/>
            </w:r>
            <w:r w:rsidR="21EB5F44">
              <w:fldChar w:fldCharType="begin"/>
            </w:r>
            <w:r w:rsidR="21EB5F44">
              <w:instrText>PAGEREF _Toc337114098 \h</w:instrText>
            </w:r>
            <w:r w:rsidR="21EB5F44">
              <w:fldChar w:fldCharType="separate"/>
            </w:r>
            <w:r>
              <w:t>27</w:t>
            </w:r>
            <w:r w:rsidR="21EB5F44">
              <w:fldChar w:fldCharType="end"/>
            </w:r>
          </w:hyperlink>
        </w:p>
        <w:p w14:paraId="335C4BC8" w14:textId="357B947F" w:rsidR="00940C15" w:rsidRDefault="019A3824" w:rsidP="019A3824">
          <w:pPr>
            <w:pStyle w:val="Verzeichnis2"/>
            <w:tabs>
              <w:tab w:val="clear" w:pos="9072"/>
              <w:tab w:val="right" w:leader="dot" w:pos="9060"/>
            </w:tabs>
          </w:pPr>
          <w:hyperlink w:anchor="_Toc735102230" w:history="1">
            <w:r>
              <w:t>Zusammenfassung (sachlich)</w:t>
            </w:r>
            <w:r w:rsidR="21EB5F44">
              <w:tab/>
            </w:r>
            <w:r w:rsidR="21EB5F44">
              <w:fldChar w:fldCharType="begin"/>
            </w:r>
            <w:r w:rsidR="21EB5F44">
              <w:instrText>PAGEREF _Toc735102230 \h</w:instrText>
            </w:r>
            <w:r w:rsidR="21EB5F44">
              <w:fldChar w:fldCharType="separate"/>
            </w:r>
            <w:r>
              <w:t>27</w:t>
            </w:r>
            <w:r w:rsidR="21EB5F44">
              <w:fldChar w:fldCharType="end"/>
            </w:r>
          </w:hyperlink>
        </w:p>
        <w:p w14:paraId="76D401FB" w14:textId="60271581" w:rsidR="00940C15" w:rsidRDefault="019A3824" w:rsidP="019A3824">
          <w:pPr>
            <w:pStyle w:val="Verzeichnis2"/>
            <w:tabs>
              <w:tab w:val="clear" w:pos="9072"/>
              <w:tab w:val="right" w:leader="dot" w:pos="9060"/>
            </w:tabs>
          </w:pPr>
          <w:hyperlink w:anchor="_Toc1975810411" w:history="1">
            <w:r>
              <w:t>Reflexion (individuell je Teammitglied)</w:t>
            </w:r>
            <w:r w:rsidR="21EB5F44">
              <w:tab/>
            </w:r>
            <w:r w:rsidR="21EB5F44">
              <w:fldChar w:fldCharType="begin"/>
            </w:r>
            <w:r w:rsidR="21EB5F44">
              <w:instrText>PAGEREF _Toc1975810411 \h</w:instrText>
            </w:r>
            <w:r w:rsidR="21EB5F44">
              <w:fldChar w:fldCharType="separate"/>
            </w:r>
            <w:r>
              <w:t>28</w:t>
            </w:r>
            <w:r w:rsidR="21EB5F44">
              <w:fldChar w:fldCharType="end"/>
            </w:r>
          </w:hyperlink>
        </w:p>
        <w:p w14:paraId="3E5D0194" w14:textId="7E3862E7" w:rsidR="00940C15" w:rsidRDefault="019A3824" w:rsidP="019A3824">
          <w:pPr>
            <w:pStyle w:val="Verzeichnis1"/>
            <w:tabs>
              <w:tab w:val="clear" w:pos="9072"/>
              <w:tab w:val="right" w:leader="dot" w:pos="9060"/>
            </w:tabs>
          </w:pPr>
          <w:hyperlink w:anchor="_Toc480465848" w:history="1">
            <w:r>
              <w:t>Dokumentenbewertung (Checkliste)</w:t>
            </w:r>
            <w:r w:rsidR="21EB5F44">
              <w:tab/>
            </w:r>
            <w:r w:rsidR="21EB5F44">
              <w:fldChar w:fldCharType="begin"/>
            </w:r>
            <w:r w:rsidR="21EB5F44">
              <w:instrText>PAGEREF _Toc480465848 \h</w:instrText>
            </w:r>
            <w:r w:rsidR="21EB5F44">
              <w:fldChar w:fldCharType="separate"/>
            </w:r>
            <w:r>
              <w:t>29</w:t>
            </w:r>
            <w:r w:rsidR="21EB5F44">
              <w:fldChar w:fldCharType="end"/>
            </w:r>
          </w:hyperlink>
        </w:p>
        <w:p w14:paraId="11126D4D" w14:textId="7EBABB72" w:rsidR="00940C15" w:rsidRDefault="019A3824" w:rsidP="019A3824">
          <w:pPr>
            <w:pStyle w:val="Verzeichnis2"/>
            <w:tabs>
              <w:tab w:val="clear" w:pos="9072"/>
              <w:tab w:val="right" w:leader="dot" w:pos="9060"/>
            </w:tabs>
          </w:pPr>
          <w:hyperlink w:anchor="_Toc2014340404" w:history="1">
            <w:r>
              <w:t>Inhaltlich</w:t>
            </w:r>
            <w:r w:rsidR="21EB5F44">
              <w:tab/>
            </w:r>
            <w:r w:rsidR="21EB5F44">
              <w:fldChar w:fldCharType="begin"/>
            </w:r>
            <w:r w:rsidR="21EB5F44">
              <w:instrText>PAGEREF _Toc2014340404 \h</w:instrText>
            </w:r>
            <w:r w:rsidR="21EB5F44">
              <w:fldChar w:fldCharType="separate"/>
            </w:r>
            <w:r>
              <w:t>29</w:t>
            </w:r>
            <w:r w:rsidR="21EB5F44">
              <w:fldChar w:fldCharType="end"/>
            </w:r>
          </w:hyperlink>
        </w:p>
        <w:p w14:paraId="0AF7D0FB" w14:textId="7FEE7F4D" w:rsidR="00940C15" w:rsidRDefault="019A3824" w:rsidP="019A3824">
          <w:pPr>
            <w:pStyle w:val="Verzeichnis2"/>
            <w:tabs>
              <w:tab w:val="clear" w:pos="9072"/>
              <w:tab w:val="right" w:leader="dot" w:pos="9060"/>
            </w:tabs>
          </w:pPr>
          <w:hyperlink w:anchor="_Toc1038653276" w:history="1">
            <w:r>
              <w:t>Formell</w:t>
            </w:r>
            <w:r w:rsidR="21EB5F44">
              <w:tab/>
            </w:r>
            <w:r w:rsidR="21EB5F44">
              <w:fldChar w:fldCharType="begin"/>
            </w:r>
            <w:r w:rsidR="21EB5F44">
              <w:instrText>PAGEREF _Toc1038653276 \h</w:instrText>
            </w:r>
            <w:r w:rsidR="21EB5F44">
              <w:fldChar w:fldCharType="separate"/>
            </w:r>
            <w:r>
              <w:t>29</w:t>
            </w:r>
            <w:r w:rsidR="21EB5F44">
              <w:fldChar w:fldCharType="end"/>
            </w:r>
          </w:hyperlink>
        </w:p>
        <w:p w14:paraId="6018F4E3" w14:textId="3B86493F" w:rsidR="00940C15" w:rsidRDefault="019A3824" w:rsidP="019A3824">
          <w:pPr>
            <w:pStyle w:val="Verzeichnis2"/>
            <w:tabs>
              <w:tab w:val="clear" w:pos="9072"/>
              <w:tab w:val="right" w:leader="dot" w:pos="9060"/>
            </w:tabs>
          </w:pPr>
          <w:hyperlink w:anchor="_Toc1448051368" w:history="1">
            <w:r>
              <w:t>Präsentation und Demonstration</w:t>
            </w:r>
            <w:r w:rsidR="21EB5F44">
              <w:tab/>
            </w:r>
            <w:r w:rsidR="21EB5F44">
              <w:fldChar w:fldCharType="begin"/>
            </w:r>
            <w:r w:rsidR="21EB5F44">
              <w:instrText>PAGEREF _Toc1448051368 \h</w:instrText>
            </w:r>
            <w:r w:rsidR="21EB5F44">
              <w:fldChar w:fldCharType="separate"/>
            </w:r>
            <w:r>
              <w:t>30</w:t>
            </w:r>
            <w:r w:rsidR="21EB5F44">
              <w:fldChar w:fldCharType="end"/>
            </w:r>
          </w:hyperlink>
        </w:p>
        <w:p w14:paraId="3877A226" w14:textId="4872CE65" w:rsidR="00940C15" w:rsidRDefault="019A3824" w:rsidP="019A3824">
          <w:pPr>
            <w:pStyle w:val="Verzeichnis1"/>
            <w:tabs>
              <w:tab w:val="clear" w:pos="9072"/>
              <w:tab w:val="right" w:leader="dot" w:pos="9060"/>
            </w:tabs>
          </w:pPr>
          <w:hyperlink w:anchor="_Toc1941275826" w:history="1">
            <w:r>
              <w:t>Quellenverzeichnis</w:t>
            </w:r>
            <w:r w:rsidR="21EB5F44">
              <w:tab/>
            </w:r>
            <w:r w:rsidR="21EB5F44">
              <w:fldChar w:fldCharType="begin"/>
            </w:r>
            <w:r w:rsidR="21EB5F44">
              <w:instrText>PAGEREF _Toc1941275826 \h</w:instrText>
            </w:r>
            <w:r w:rsidR="21EB5F44">
              <w:fldChar w:fldCharType="separate"/>
            </w:r>
            <w:r>
              <w:t>30</w:t>
            </w:r>
            <w:r w:rsidR="21EB5F44">
              <w:fldChar w:fldCharType="end"/>
            </w:r>
          </w:hyperlink>
        </w:p>
        <w:p w14:paraId="6094650B" w14:textId="2AF1B9B2" w:rsidR="00940C15" w:rsidRDefault="019A3824" w:rsidP="019A3824">
          <w:pPr>
            <w:pStyle w:val="Verzeichnis1"/>
            <w:tabs>
              <w:tab w:val="clear" w:pos="9072"/>
              <w:tab w:val="right" w:leader="dot" w:pos="9060"/>
            </w:tabs>
          </w:pPr>
          <w:hyperlink w:anchor="_Toc1048637763" w:history="1">
            <w:r>
              <w:t>Abkürzungsverzeichnis</w:t>
            </w:r>
            <w:r w:rsidR="21EB5F44">
              <w:tab/>
            </w:r>
            <w:r w:rsidR="21EB5F44">
              <w:fldChar w:fldCharType="begin"/>
            </w:r>
            <w:r w:rsidR="21EB5F44">
              <w:instrText>PAGEREF _Toc1048637763 \h</w:instrText>
            </w:r>
            <w:r w:rsidR="21EB5F44">
              <w:fldChar w:fldCharType="separate"/>
            </w:r>
            <w:r>
              <w:t>31</w:t>
            </w:r>
            <w:r w:rsidR="21EB5F44">
              <w:fldChar w:fldCharType="end"/>
            </w:r>
          </w:hyperlink>
        </w:p>
        <w:p w14:paraId="37F53DA6" w14:textId="391EC4DF" w:rsidR="00940C15" w:rsidRDefault="019A3824" w:rsidP="019A3824">
          <w:pPr>
            <w:pStyle w:val="Verzeichnis1"/>
            <w:tabs>
              <w:tab w:val="clear" w:pos="9072"/>
              <w:tab w:val="right" w:leader="dot" w:pos="9060"/>
            </w:tabs>
          </w:pPr>
          <w:hyperlink w:anchor="_Toc383733102" w:history="1">
            <w:r>
              <w:t>Anhang</w:t>
            </w:r>
            <w:r w:rsidR="21EB5F44">
              <w:tab/>
            </w:r>
            <w:r w:rsidR="21EB5F44">
              <w:fldChar w:fldCharType="begin"/>
            </w:r>
            <w:r w:rsidR="21EB5F44">
              <w:instrText>PAGEREF _Toc383733102 \h</w:instrText>
            </w:r>
            <w:r w:rsidR="21EB5F44">
              <w:fldChar w:fldCharType="separate"/>
            </w:r>
            <w:r>
              <w:t>31</w:t>
            </w:r>
            <w:r w:rsidR="21EB5F44">
              <w:fldChar w:fldCharType="end"/>
            </w:r>
          </w:hyperlink>
        </w:p>
        <w:p w14:paraId="564ADD4C" w14:textId="079DB8E3" w:rsidR="00940C15" w:rsidRDefault="019A3824" w:rsidP="019A3824">
          <w:pPr>
            <w:pStyle w:val="Verzeichnis3"/>
            <w:tabs>
              <w:tab w:val="clear" w:pos="9072"/>
              <w:tab w:val="right" w:leader="dot" w:pos="9060"/>
            </w:tabs>
          </w:pPr>
          <w:hyperlink w:anchor="_Toc1327554501" w:history="1">
            <w:r>
              <w:t>Anhang A: Projektplanung (ausgefüllte Excel-Vorlage)</w:t>
            </w:r>
            <w:r w:rsidR="21EB5F44">
              <w:tab/>
            </w:r>
            <w:r w:rsidR="21EB5F44">
              <w:fldChar w:fldCharType="begin"/>
            </w:r>
            <w:r w:rsidR="21EB5F44">
              <w:instrText>PAGEREF _Toc1327554501 \h</w:instrText>
            </w:r>
            <w:r w:rsidR="21EB5F44">
              <w:fldChar w:fldCharType="separate"/>
            </w:r>
            <w:r>
              <w:t>31</w:t>
            </w:r>
            <w:r w:rsidR="21EB5F44">
              <w:fldChar w:fldCharType="end"/>
            </w:r>
          </w:hyperlink>
        </w:p>
        <w:p w14:paraId="11189E34" w14:textId="6D544A45" w:rsidR="00940C15" w:rsidRDefault="019A3824" w:rsidP="019A3824">
          <w:pPr>
            <w:pStyle w:val="Verzeichnis3"/>
            <w:tabs>
              <w:tab w:val="clear" w:pos="9072"/>
              <w:tab w:val="right" w:leader="dot" w:pos="9060"/>
            </w:tabs>
          </w:pPr>
          <w:hyperlink w:anchor="_Toc1418869860" w:history="1">
            <w:r>
              <w:t>Anhang B: Testprotokoll</w:t>
            </w:r>
            <w:r w:rsidR="21EB5F44">
              <w:tab/>
            </w:r>
            <w:r w:rsidR="21EB5F44">
              <w:fldChar w:fldCharType="begin"/>
            </w:r>
            <w:r w:rsidR="21EB5F44">
              <w:instrText>PAGEREF _Toc1418869860 \h</w:instrText>
            </w:r>
            <w:r w:rsidR="21EB5F44">
              <w:fldChar w:fldCharType="separate"/>
            </w:r>
            <w:r>
              <w:t>31</w:t>
            </w:r>
            <w:r w:rsidR="21EB5F44">
              <w:fldChar w:fldCharType="end"/>
            </w:r>
          </w:hyperlink>
        </w:p>
        <w:p w14:paraId="4BB99992" w14:textId="7879F273" w:rsidR="000F1252" w:rsidRDefault="00245843">
          <w:pPr>
            <w:pStyle w:val="Verzeichnis1"/>
            <w:rPr>
              <w:noProof/>
            </w:rPr>
          </w:pPr>
          <w:r>
            <w:rPr>
              <w:noProof/>
            </w:rPr>
            <w:fldChar w:fldCharType="end"/>
          </w:r>
        </w:p>
      </w:sdtContent>
    </w:sdt>
    <w:p w14:paraId="2A4565AF" w14:textId="77777777" w:rsidR="000F1252" w:rsidRDefault="00245843">
      <w:r>
        <w:br w:type="page"/>
      </w:r>
    </w:p>
    <w:p w14:paraId="435AB6C7" w14:textId="38DB71C0" w:rsidR="000F1252" w:rsidRDefault="00245843">
      <w:pPr>
        <w:pStyle w:val="berschrift1"/>
      </w:pPr>
      <w:bookmarkStart w:id="1" w:name="_heading=h.shyd6o3x0n86"/>
      <w:bookmarkStart w:id="2" w:name="_Toc1560828863"/>
      <w:bookmarkStart w:id="3" w:name="_Toc243474831"/>
      <w:bookmarkStart w:id="4" w:name="_Toc706116623"/>
      <w:bookmarkEnd w:id="1"/>
      <w:r>
        <w:lastRenderedPageBreak/>
        <w:t>Einleitung</w:t>
      </w:r>
      <w:bookmarkEnd w:id="2"/>
      <w:bookmarkEnd w:id="3"/>
      <w:bookmarkEnd w:id="4"/>
    </w:p>
    <w:p w14:paraId="0A22BFB8" w14:textId="7EDF04A1" w:rsidR="000F1252" w:rsidRDefault="00245843">
      <w:pPr>
        <w:pStyle w:val="berschrift3"/>
      </w:pPr>
      <w:bookmarkStart w:id="5" w:name="_heading=h.gjlmv5h09diw"/>
      <w:bookmarkStart w:id="6" w:name="_Toc2045681328"/>
      <w:bookmarkStart w:id="7" w:name="_Toc243474832"/>
      <w:bookmarkStart w:id="8" w:name="_Toc1310305241"/>
      <w:bookmarkEnd w:id="5"/>
      <w:r>
        <w:t>Aufgabe</w:t>
      </w:r>
      <w:bookmarkEnd w:id="6"/>
      <w:bookmarkEnd w:id="7"/>
      <w:bookmarkEnd w:id="8"/>
    </w:p>
    <w:p w14:paraId="7221BDFF" w14:textId="77777777" w:rsidR="000F1252" w:rsidRDefault="00245843">
      <w:r>
        <w:t>Im Rahmen des Moduls M306 evaluiert das Projektteam drei KI‑Tools, die im kostenlosen Angebot (Free-Tier) Bilder aus Textbeschreibungen (Prompts) erzeugen. Gesucht ist das Tool, das sich am besten für Personen eignet, die gelegentlich ein Bild generieren möchten oder müssen – zum Beispiel für einen festlichen Anlass, für die Arbeit oder für einen humorvollen Anlass. Das Projektteam wählt die drei Tools aus, prüft sie mit denselben Testfällen und vergleicht sie in einer Nutzwertanalyse. Die Umsetzung erfolgt nach dem Wasserfallmodell mit allen Phasen und Lieferobjekten.</w:t>
      </w:r>
    </w:p>
    <w:p w14:paraId="1382DCC5" w14:textId="5F242B43" w:rsidR="000F1252" w:rsidRDefault="00245843">
      <w:pPr>
        <w:pStyle w:val="berschrift3"/>
      </w:pPr>
      <w:bookmarkStart w:id="9" w:name="_heading=h.asss8yg10qnx"/>
      <w:bookmarkStart w:id="10" w:name="_Toc1252845893"/>
      <w:bookmarkStart w:id="11" w:name="_Toc243474833"/>
      <w:bookmarkStart w:id="12" w:name="_Toc342008525"/>
      <w:bookmarkEnd w:id="9"/>
      <w:r>
        <w:t>Ziel</w:t>
      </w:r>
      <w:bookmarkEnd w:id="10"/>
      <w:bookmarkEnd w:id="11"/>
      <w:bookmarkEnd w:id="12"/>
    </w:p>
    <w:p w14:paraId="1E5C3215" w14:textId="77777777" w:rsidR="000F1252" w:rsidRDefault="00245843">
      <w:r>
        <w:t xml:space="preserve">Bis zum </w:t>
      </w:r>
      <w:del w:id="91387" w:author="Claude" w:date="2026-10-25T12:00:00Z">
        <w:r>
          <w:delText xml:space="preserve">21.10.2026</w:delText>
        </w:r>
      </w:del>
      <w:ins w:id="91388" w:author="Claude" w:date="2026-10-25T12:00:00Z">
        <w:r>
          <w:t xml:space="preserve">25.10.2026</w:t>
        </w:r>
      </w:ins>
      <w:r>
        <w:t xml:space="preserve"> ist aus den drei KI‑Bildgeneratoren mittels Nutzwertanalyse das am besten geeignete Tool ausgewählt und begründet. Das gewählte Tool ist eingeführt: Eine Anleitung für Nutzer (Einrichtung und Anwendung) liegt vor, und der Einsatz wird in einer Live-Demo mit Beispiel-Prompts gezeigt. Alle geforderten Projektergebnisse sind vollständig und nachvollziehbar dokumentiert.</w:t>
      </w:r>
    </w:p>
    <w:p w14:paraId="51FA122A" w14:textId="0B46EF92" w:rsidR="000F1252" w:rsidRDefault="00245843">
      <w:pPr>
        <w:pStyle w:val="berschrift3"/>
      </w:pPr>
      <w:bookmarkStart w:id="13" w:name="_heading=h.xv11h4ar1fn"/>
      <w:bookmarkStart w:id="14" w:name="_Toc1420559746"/>
      <w:bookmarkStart w:id="15" w:name="_Toc243474834"/>
      <w:bookmarkStart w:id="16" w:name="_Toc1543733366"/>
      <w:bookmarkEnd w:id="13"/>
      <w:r>
        <w:t>Rahmenbedingungen</w:t>
      </w:r>
      <w:bookmarkEnd w:id="14"/>
      <w:bookmarkEnd w:id="15"/>
      <w:bookmarkEnd w:id="16"/>
    </w:p>
    <w:p w14:paraId="0197BA7D" w14:textId="77777777" w:rsidR="000F1252" w:rsidRDefault="00245843">
      <w:r>
        <w:t>• Projektteam: 2 Personen (Nicolas Hunger, Lucas Weisshaar)</w:t>
      </w:r>
      <w:r>
        <w:br/>
      </w:r>
      <w:r>
        <w:t xml:space="preserve">• Auftraggeber: </w:t>
      </w:r>
      <w:del w:id="91359" w:author="Claude" w:date="2026-10-25T12:00:00Z">
        <w:r>
          <w:delText xml:space="preserve">Herr Bisig</w:delText>
        </w:r>
      </w:del>
      <w:ins w:id="91360" w:author="Claude" w:date="2026-10-25T12:00:00Z">
        <w:r>
          <w:t xml:space="preserve">Beat Bisig</w:t>
        </w:r>
      </w:ins>
      <w:r>
        <w:t xml:space="preserve">, TBZ</w:t>
      </w:r>
      <w:r>
        <w:br/>
      </w:r>
      <w:r>
        <w:t xml:space="preserve">• </w:t>
      </w:r>
      <w:del w:id="91383" w:author="Claude" w:date="2026-10-25T12:00:00Z">
        <w:r>
          <w:delText xml:space="preserve">Projektdauer: 23.09.2026 bis </w:delText>
        </w:r>
        <w:r>
          <w:rPr>
            <w:b/>
            <w:bCs/>
          </w:rPr>
          <w:delText>21.10.2026</w:delText>
        </w:r>
      </w:del>
      <w:ins w:id="91384" w:author="Claude" w:date="2026-10-25T12:00:00Z">
        <w:r>
          <w:t xml:space="preserve">Projektdauer: 23.09.2026 bis 25.10.2026 (Abgabe), Präsentation danach</w:t>
        </w:r>
      </w:ins>
      <w:r>
        <w:br/>
      </w:r>
      <w:r>
        <w:t xml:space="preserve">• Budget: kein Budget verfügbar – es werden ausschliesslich kostenlose Angebote (Free-Tier) genutzt, keine Bezahl-Abos oder kostenpflichtigen </w:t>
      </w:r>
      <w:proofErr w:type="spellStart"/>
      <w:r>
        <w:t>Credits</w:t>
      </w:r>
      <w:proofErr w:type="spellEnd"/>
      <w:r>
        <w:br/>
      </w:r>
      <w:r>
        <w:t>• Tools: TBZ-Tools und eigene, kostenlose Tools</w:t>
      </w:r>
      <w:r>
        <w:br/>
      </w:r>
      <w:r>
        <w:t>• Vorgehensmodell: Wasserfallmodell (vorgegeben)</w:t>
      </w:r>
      <w:r>
        <w:br/>
      </w:r>
      <w:r>
        <w:t>• Abgabeform: ein PDF mit allen Dokumenten, Dateiname M306_9_Abschlussprojekt_Hunger_Weisshaar.pdf</w:t>
      </w:r>
    </w:p>
    <w:p w14:paraId="34DA1019" w14:textId="39D9AC10" w:rsidR="000F1252" w:rsidRDefault="00245843">
      <w:pPr>
        <w:pStyle w:val="berschrift1"/>
      </w:pPr>
      <w:bookmarkStart w:id="17" w:name="_heading=h.rwo485ygxfev"/>
      <w:bookmarkStart w:id="18" w:name="_Toc1026773964"/>
      <w:bookmarkStart w:id="19" w:name="_Toc243474835"/>
      <w:bookmarkStart w:id="20" w:name="_Toc98969175"/>
      <w:bookmarkEnd w:id="17"/>
      <w:r>
        <w:t>Projektziele &amp; Projektantrag</w:t>
      </w:r>
      <w:bookmarkEnd w:id="18"/>
      <w:bookmarkEnd w:id="19"/>
      <w:bookmarkEnd w:id="20"/>
    </w:p>
    <w:p w14:paraId="2CA85BE3" w14:textId="09F8F466" w:rsidR="000F1252" w:rsidRDefault="00245843">
      <w:pPr>
        <w:pStyle w:val="berschrift3"/>
      </w:pPr>
      <w:bookmarkStart w:id="21" w:name="_heading=h.d8pv5cbw6jh2"/>
      <w:bookmarkStart w:id="22" w:name="_Toc884516802"/>
      <w:bookmarkStart w:id="23" w:name="_Toc243474836"/>
      <w:bookmarkStart w:id="24" w:name="_Toc1236817248"/>
      <w:bookmarkEnd w:id="21"/>
      <w:r>
        <w:t>Ziele (SMART)</w:t>
      </w:r>
      <w:bookmarkEnd w:id="22"/>
      <w:bookmarkEnd w:id="23"/>
      <w:bookmarkEnd w:id="24"/>
    </w:p>
    <w:p w14:paraId="51D9D969" w14:textId="77777777" w:rsidR="000F1252" w:rsidRDefault="00245843">
      <w:r>
        <w:t xml:space="preserve">Die Projektziele sind nach der SMART-Methode formuliert: spezifisch, messbar, akzeptiert (einer verantwortlichen Person zugewiesen), realistisch und terminiert (Skript M306, Kap. 1.4). Sie decken die drei Zielkategorien des magischen Dreiecks ab: Qualität (Ziele 1–5), Zeit (Ziele 6 und 8) und Kosten (Ziel 7)</w:t>
      </w:r>
      <w:del w:id="91330" w:author="Claude" w:date="2026-10-25T12:00:00Z">
        <w:r>
          <w:delText xml:space="preserve"> (Skript M306, Kap. 1.4.3)</w:delText>
        </w:r>
      </w:del>
      <w:r>
        <w:t xml:space="preserve">. Unterschieden werden Ergebnisziele (was am Ende vorliegt) und Vorgehensziele (wie das Projekt abläuft). Alle Ziele sind innerhalb der Projektdauer erreichbar.</w:t>
      </w:r>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4422"/>
        <w:gridCol w:w="3969"/>
      </w:tblGrid>
      <w:tr w:rsidR="000F1252" w14:paraId="19CD45DB" w14:textId="77777777">
        <w:trPr>
          <w:cantSplit/>
          <w:tblHeader/>
        </w:trPr>
        <w:tc>
          <w:tcPr>
            <w:tcW w:w="680" w:type="dxa"/>
            <w:vAlign w:val="center"/>
          </w:tcPr>
          <w:p w14:paraId="2D766D58" w14:textId="77777777" w:rsidR="000F1252" w:rsidRDefault="00245843">
            <w:r>
              <w:t>#</w:t>
            </w:r>
          </w:p>
        </w:tc>
        <w:tc>
          <w:tcPr>
            <w:tcW w:w="4422" w:type="dxa"/>
            <w:vAlign w:val="center"/>
          </w:tcPr>
          <w:p w14:paraId="334DA32F" w14:textId="77777777" w:rsidR="000F1252" w:rsidRDefault="00245843">
            <w:r>
              <w:t>Ziel (SMART)</w:t>
            </w:r>
          </w:p>
        </w:tc>
        <w:tc>
          <w:tcPr>
            <w:tcW w:w="3969" w:type="dxa"/>
            <w:vAlign w:val="center"/>
          </w:tcPr>
          <w:p w14:paraId="447A1039" w14:textId="77777777" w:rsidR="000F1252" w:rsidRDefault="00245843">
            <w:r>
              <w:t>Messkriterium/Abnahme</w:t>
            </w:r>
          </w:p>
        </w:tc>
      </w:tr>
      <w:tr w:rsidR="000F1252" w14:paraId="33A2DF3C" w14:textId="77777777">
        <w:trPr>
          <w:cantSplit/>
        </w:trPr>
        <w:tc>
          <w:tcPr>
            <w:tcW w:w="680" w:type="dxa"/>
            <w:vAlign w:val="center"/>
          </w:tcPr>
          <w:p w14:paraId="72FDB2A7" w14:textId="77777777" w:rsidR="000F1252" w:rsidRDefault="00245843">
            <w:r>
              <w:t>1</w:t>
            </w:r>
          </w:p>
        </w:tc>
        <w:tc>
          <w:tcPr>
            <w:tcW w:w="4422" w:type="dxa"/>
            <w:vAlign w:val="center"/>
          </w:tcPr>
          <w:p w14:paraId="09BBB78B" w14:textId="77777777" w:rsidR="000F1252" w:rsidRDefault="00245843">
            <w:r>
              <w:rPr>
                <w:i/>
                <w:iCs/>
              </w:rPr>
              <w:t>Ergebnisziel, quantitativ</w:t>
            </w:r>
            <w:r>
              <w:br/>
              <w:t>Bis Mi 07.10.2026 ist ein Kriterienkatalog mit 10 Kriterien erstellt (funktional/nicht-funktional, davon 2 Muss-Kriterien, Gewichtung total 100 %).</w:t>
            </w:r>
            <w:r>
              <w:br/>
              <w:t>Verantwortlich: Nicolas Hunger</w:t>
            </w:r>
          </w:p>
        </w:tc>
        <w:tc>
          <w:tcPr>
            <w:tcW w:w="3969" w:type="dxa"/>
            <w:vAlign w:val="center"/>
          </w:tcPr>
          <w:p w14:paraId="017D012D" w14:textId="77777777" w:rsidR="000F1252" w:rsidRDefault="00245843">
            <w:r>
              <w:t>Katalog im Lastenheft vollständig, Summe der Gewichte = 100 %, Muss-Kriterien markiert, vom Projektleiter freigegeben</w:t>
            </w:r>
          </w:p>
        </w:tc>
      </w:tr>
      <w:tr w:rsidR="000F1252" w14:paraId="2026CA07" w14:textId="77777777">
        <w:trPr>
          <w:cantSplit/>
        </w:trPr>
        <w:tc>
          <w:tcPr>
            <w:tcW w:w="680" w:type="dxa"/>
            <w:vAlign w:val="center"/>
          </w:tcPr>
          <w:p w14:paraId="0A5ACA02" w14:textId="77777777" w:rsidR="000F1252" w:rsidRDefault="00245843">
            <w:r>
              <w:lastRenderedPageBreak/>
              <w:t>2</w:t>
            </w:r>
          </w:p>
        </w:tc>
        <w:tc>
          <w:tcPr>
            <w:tcW w:w="4422" w:type="dxa"/>
            <w:vAlign w:val="center"/>
          </w:tcPr>
          <w:p w14:paraId="58045919" w14:textId="77777777" w:rsidR="000F1252" w:rsidRDefault="00245843">
            <w:r>
              <w:rPr>
                <w:i/>
                <w:iCs/>
              </w:rPr>
              <w:t>Ergebnisziel, quantitativ</w:t>
            </w:r>
            <w:r>
              <w:br/>
              <w:t xml:space="preserve">Bis Di 13.10.2026 sind Gemini (Nano </w:t>
            </w:r>
            <w:proofErr w:type="spellStart"/>
            <w:r>
              <w:t>Banana</w:t>
            </w:r>
            <w:proofErr w:type="spellEnd"/>
            <w:r>
              <w:t xml:space="preserve"> 2), ChatGPT und </w:t>
            </w:r>
            <w:proofErr w:type="spellStart"/>
            <w:r>
              <w:t>Leonardo.Ai</w:t>
            </w:r>
            <w:proofErr w:type="spellEnd"/>
            <w:r>
              <w:t xml:space="preserve"> im Free-Tier mit denselben 6 Test-Prompts getestet (je 2 für festlich, Arbeit, humorvoll).</w:t>
            </w:r>
            <w:r>
              <w:br/>
              <w:t>Verantwortlich: Nicolas Hunger</w:t>
            </w:r>
          </w:p>
        </w:tc>
        <w:tc>
          <w:tcPr>
            <w:tcW w:w="3969" w:type="dxa"/>
            <w:vAlign w:val="center"/>
          </w:tcPr>
          <w:p w14:paraId="39DAF647" w14:textId="77777777" w:rsidR="000F1252" w:rsidRDefault="00245843">
            <w:r>
              <w:t>Testprotokoll mit 18 Resultaten (3 Tools × 6 Prompts) inkl. Screenshots und Testdatum im Anhang</w:t>
            </w:r>
          </w:p>
        </w:tc>
      </w:tr>
      <w:tr w:rsidR="000F1252" w14:paraId="6206183D" w14:textId="77777777">
        <w:trPr>
          <w:cantSplit/>
        </w:trPr>
        <w:tc>
          <w:tcPr>
            <w:tcW w:w="680" w:type="dxa"/>
            <w:vAlign w:val="center"/>
          </w:tcPr>
          <w:p w14:paraId="0B2125EB" w14:textId="77777777" w:rsidR="000F1252" w:rsidRDefault="00245843">
            <w:r>
              <w:t>3</w:t>
            </w:r>
          </w:p>
        </w:tc>
        <w:tc>
          <w:tcPr>
            <w:tcW w:w="4422" w:type="dxa"/>
            <w:vAlign w:val="center"/>
          </w:tcPr>
          <w:p w14:paraId="11B864C4" w14:textId="77777777" w:rsidR="000F1252" w:rsidRDefault="00245843">
            <w:r>
              <w:rPr>
                <w:i/>
                <w:iCs/>
              </w:rPr>
              <w:t>Ergebnisziel, quantitativ</w:t>
            </w:r>
            <w:r>
              <w:br/>
              <w:t>Bis Mi 14.10.2026 ist die Nutzwertanalyse für alle drei Tools ausgefüllt. Das Tool mit dem höchsten Nutzwert, das beide Muss-Kriterien erfüllt, ist als Empfehlung begründet.</w:t>
            </w:r>
            <w:r>
              <w:br/>
              <w:t>Verantwortlich: Lucas Weisshaar</w:t>
            </w:r>
          </w:p>
        </w:tc>
        <w:tc>
          <w:tcPr>
            <w:tcW w:w="3969" w:type="dxa"/>
            <w:vAlign w:val="center"/>
          </w:tcPr>
          <w:p w14:paraId="69FE761D" w14:textId="77777777" w:rsidR="000F1252" w:rsidRDefault="00245843">
            <w:r>
              <w:t>Gesamtpunkte Σ(Gewichtung × Bewertung) pro Tool berechnet; Begründung im Kapitel Evaluation</w:t>
            </w:r>
          </w:p>
        </w:tc>
      </w:tr>
      <w:tr w:rsidR="000F1252" w14:paraId="0BD6A2D2" w14:textId="77777777">
        <w:trPr>
          <w:cantSplit/>
        </w:trPr>
        <w:tc>
          <w:tcPr>
            <w:tcW w:w="680" w:type="dxa"/>
            <w:vAlign w:val="center"/>
          </w:tcPr>
          <w:p w14:paraId="1EDCD6F8" w14:textId="77777777" w:rsidR="000F1252" w:rsidRDefault="00245843">
            <w:r>
              <w:t>4</w:t>
            </w:r>
          </w:p>
        </w:tc>
        <w:tc>
          <w:tcPr>
            <w:tcW w:w="4422" w:type="dxa"/>
            <w:vAlign w:val="center"/>
          </w:tcPr>
          <w:p w14:paraId="192FB6C5" w14:textId="77777777" w:rsidR="000F1252" w:rsidRDefault="00245843">
            <w:r>
              <w:rPr>
                <w:i/>
                <w:iCs/>
              </w:rPr>
              <w:t>Ergebnisziel, qualitativ</w:t>
            </w:r>
            <w:r>
              <w:br/>
              <w:t>Bis Sa 17.10.2026 liegt eine Anleitung für das gewählte Tool vor: Konto einrichten, Bild erzeugen, Bild speichern.</w:t>
            </w:r>
            <w:r>
              <w:br/>
              <w:t>Verantwortlich: Nicolas Hunger</w:t>
            </w:r>
          </w:p>
        </w:tc>
        <w:tc>
          <w:tcPr>
            <w:tcW w:w="3969" w:type="dxa"/>
            <w:vAlign w:val="center"/>
          </w:tcPr>
          <w:p w14:paraId="568372C4" w14:textId="77777777" w:rsidR="000F1252" w:rsidRDefault="00245843">
            <w:r>
              <w:t>Eine Person ausserhalb des Teams erstellt nur mit der Anleitung in höchstens 15 Minuten ein Bild zu einem vorgegebenen Anlass</w:t>
            </w:r>
          </w:p>
        </w:tc>
      </w:tr>
      <w:tr w:rsidR="000F1252" w14:paraId="01265193" w14:textId="77777777">
        <w:trPr>
          <w:cantSplit/>
        </w:trPr>
        <w:tc>
          <w:tcPr>
            <w:tcW w:w="680" w:type="dxa"/>
            <w:vAlign w:val="center"/>
          </w:tcPr>
          <w:p w14:paraId="44310F0E" w14:textId="77777777" w:rsidR="000F1252" w:rsidRDefault="00245843">
            <w:r>
              <w:t>5</w:t>
            </w:r>
          </w:p>
        </w:tc>
        <w:tc>
          <w:tcPr>
            <w:tcW w:w="4422" w:type="dxa"/>
            <w:vAlign w:val="center"/>
          </w:tcPr>
          <w:p w14:paraId="291B71D7" w14:textId="77777777" w:rsidR="000F1252" w:rsidRDefault="00245843">
            <w:r>
              <w:rPr>
                <w:i/>
                <w:iCs/>
              </w:rPr>
              <w:t>Ergebnisziel, qualitativ</w:t>
            </w:r>
            <w:r>
              <w:br/>
              <w:t>Am Präsentationstermin zeigt das Team das gewählte Tool in einer Live-Demo mit 3 Beispiel-Prompts (je einer pro Anlass).</w:t>
            </w:r>
            <w:r>
              <w:br/>
              <w:t>Verantwortlich: Lucas Weisshaar</w:t>
            </w:r>
          </w:p>
        </w:tc>
        <w:tc>
          <w:tcPr>
            <w:tcW w:w="3969" w:type="dxa"/>
            <w:vAlign w:val="center"/>
          </w:tcPr>
          <w:p w14:paraId="1CEB1236" w14:textId="77777777" w:rsidR="000F1252" w:rsidRDefault="00245843">
            <w:r>
              <w:t xml:space="preserve">3 Bilder live erzeugt; Präsentation und Demo von </w:t>
            </w:r>
            <w:del w:id="91347" w:author="Claude" w:date="2026-10-25T12:00:00Z">
              <w:r>
                <w:delText xml:space="preserve">Herrn Bisig</w:delText>
              </w:r>
            </w:del>
            <w:ins w:id="91348" w:author="Claude" w:date="2026-10-25T12:00:00Z">
              <w:r>
                <w:t xml:space="preserve">Beat Bisig</w:t>
              </w:r>
            </w:ins>
            <w:r>
              <w:t xml:space="preserve"> abgenommen</w:t>
            </w:r>
          </w:p>
        </w:tc>
      </w:tr>
      <w:tr w:rsidR="000F1252" w14:paraId="360CB12A" w14:textId="77777777">
        <w:trPr>
          <w:cantSplit/>
        </w:trPr>
        <w:tc>
          <w:tcPr>
            <w:tcW w:w="680" w:type="dxa"/>
            <w:vAlign w:val="center"/>
          </w:tcPr>
          <w:p w14:paraId="36143178" w14:textId="77777777" w:rsidR="000F1252" w:rsidRDefault="00245843">
            <w:r>
              <w:t>6</w:t>
            </w:r>
          </w:p>
        </w:tc>
        <w:tc>
          <w:tcPr>
            <w:tcW w:w="4422" w:type="dxa"/>
            <w:vAlign w:val="center"/>
          </w:tcPr>
          <w:p w14:paraId="3FBAA3DC" w14:textId="77777777" w:rsidR="000F1252" w:rsidRDefault="00245843">
            <w:r>
              <w:rPr>
                <w:i/>
                <w:iCs/>
              </w:rPr>
              <w:t>Vorgehensziel, quantitativ</w:t>
            </w:r>
            <w:r>
              <w:br/>
              <w:t>Das Projekt läuft nach dem Wasserfallmodell. Jede der 7 Phasen endet mit ihrem Lieferobjekt, und alle Meilensteine werden termingerecht erreicht.</w:t>
            </w:r>
            <w:r>
              <w:br/>
              <w:t>Verantwortlich: Lucas Weisshaar (PL)</w:t>
            </w:r>
          </w:p>
        </w:tc>
        <w:tc>
          <w:tcPr>
            <w:tcW w:w="3969" w:type="dxa"/>
            <w:vAlign w:val="center"/>
          </w:tcPr>
          <w:p w14:paraId="762CF700" w14:textId="77777777" w:rsidR="000F1252" w:rsidRDefault="00245843">
            <w:r>
              <w:t>Vergleich geplant/tatsächlich im Projektplan; Lieferobjekt jeder Phase in der Dokumentation vorhanden</w:t>
            </w:r>
          </w:p>
        </w:tc>
      </w:tr>
      <w:tr w:rsidR="000F1252" w14:paraId="4BA6A4E8" w14:textId="77777777">
        <w:trPr>
          <w:cantSplit/>
        </w:trPr>
        <w:tc>
          <w:tcPr>
            <w:tcW w:w="680" w:type="dxa"/>
            <w:vAlign w:val="center"/>
          </w:tcPr>
          <w:p w14:paraId="1FF55CF8" w14:textId="77777777" w:rsidR="000F1252" w:rsidRDefault="00245843">
            <w:r>
              <w:t>7</w:t>
            </w:r>
          </w:p>
        </w:tc>
        <w:tc>
          <w:tcPr>
            <w:tcW w:w="4422" w:type="dxa"/>
            <w:vAlign w:val="center"/>
          </w:tcPr>
          <w:p w14:paraId="22FC5F3A" w14:textId="77777777" w:rsidR="000F1252" w:rsidRDefault="00245843">
            <w:r>
              <w:rPr>
                <w:i/>
                <w:iCs/>
              </w:rPr>
              <w:t>Vorgehensziel (Kosten), quantitativ</w:t>
            </w:r>
            <w:r>
              <w:br/>
            </w:r>
            <w:r>
              <w:t xml:space="preserve">Vom 23.09. bis </w:t>
            </w:r>
            <w:del w:id="91389" w:author="Claude" w:date="2026-10-25T12:00:00Z">
              <w:r>
                <w:delText xml:space="preserve">21.10.2026</w:delText>
              </w:r>
            </w:del>
            <w:ins w:id="91390" w:author="Claude" w:date="2026-10-25T12:00:00Z">
              <w:r>
                <w:t xml:space="preserve">25.10.2026</w:t>
              </w:r>
            </w:ins>
            <w:r>
              <w:t xml:space="preserve"> entstehen keine Kosten: nur Gratis-Konten, keine Abos, keine </w:t>
            </w:r>
            <w:proofErr w:type="spellStart"/>
            <w:r>
              <w:t>Testabos</w:t>
            </w:r>
            <w:proofErr w:type="spellEnd"/>
            <w:r>
              <w:t xml:space="preserve">, keine gekauften </w:t>
            </w:r>
            <w:proofErr w:type="spellStart"/>
            <w:r>
              <w:t>Credits</w:t>
            </w:r>
            <w:proofErr w:type="spellEnd"/>
            <w:r>
              <w:t>.</w:t>
            </w:r>
            <w:r>
              <w:br/>
            </w:r>
            <w:r>
              <w:t>Verantwortlich: Lucas Weisshaar (PL)</w:t>
            </w:r>
          </w:p>
        </w:tc>
        <w:tc>
          <w:tcPr>
            <w:tcW w:w="3969" w:type="dxa"/>
            <w:vAlign w:val="center"/>
          </w:tcPr>
          <w:p w14:paraId="46DDF256" w14:textId="77777777" w:rsidR="000F1252" w:rsidRDefault="00245843">
            <w:r>
              <w:t>Ausgaben = 0 CHF; Free-Tier im Testprotokoll vermerkt</w:t>
            </w:r>
          </w:p>
        </w:tc>
      </w:tr>
      <w:tr w:rsidR="000F1252" w14:paraId="1583C425" w14:textId="77777777">
        <w:trPr>
          <w:cantSplit/>
        </w:trPr>
        <w:tc>
          <w:tcPr>
            <w:tcW w:w="680" w:type="dxa"/>
            <w:vAlign w:val="center"/>
          </w:tcPr>
          <w:p w14:paraId="5311460D" w14:textId="77777777" w:rsidR="000F1252" w:rsidRDefault="00245843">
            <w:r>
              <w:t>8</w:t>
            </w:r>
          </w:p>
        </w:tc>
        <w:tc>
          <w:tcPr>
            <w:tcW w:w="4422" w:type="dxa"/>
            <w:vAlign w:val="center"/>
          </w:tcPr>
          <w:p w14:paraId="58B93E88" w14:textId="77777777" w:rsidR="000F1252" w:rsidRDefault="00245843">
            <w:r>
              <w:rPr>
                <w:i/>
                <w:iCs/>
              </w:rPr>
              <w:t>Ergebnisziel, quantitativ</w:t>
            </w:r>
            <w:r>
              <w:br/>
            </w:r>
            <w:r>
              <w:t xml:space="preserve">Bis </w:t>
            </w:r>
            <w:del w:id="91377" w:author="Claude" w:date="2026-10-25T12:00:00Z">
              <w:r>
                <w:delText xml:space="preserve">Mi 21.10.2026</w:delText>
              </w:r>
            </w:del>
            <w:ins w:id="91378" w:author="Claude" w:date="2026-10-25T12:00:00Z">
              <w:r>
                <w:t xml:space="preserve">So 25.10.2026</w:t>
              </w:r>
            </w:ins>
            <w:r>
              <w:t xml:space="preserve"> ist die vollständige Dokumentation als ein PDF abgegeben (Dateiname gemäss Vorgabe).</w:t>
            </w:r>
            <w:r>
              <w:br/>
            </w:r>
            <w:r>
              <w:t>Verantwortlich: Lucas Weisshaar (PL)</w:t>
            </w:r>
          </w:p>
        </w:tc>
        <w:tc>
          <w:tcPr>
            <w:tcW w:w="3969" w:type="dxa"/>
            <w:vAlign w:val="center"/>
          </w:tcPr>
          <w:p w14:paraId="55A0D121" w14:textId="77777777" w:rsidR="000F1252" w:rsidRDefault="00245843">
            <w:r>
              <w:t>Fristgerecht abgegeben; alle Punkte der Checkliste «Dokumentenbewertung» erfüllt</w:t>
            </w:r>
          </w:p>
        </w:tc>
      </w:tr>
    </w:tbl>
    <w:p w14:paraId="7B087B28" w14:textId="77777777" w:rsidR="000F1252" w:rsidRDefault="000F1252"/>
    <w:p w14:paraId="0F69A4D2" w14:textId="274B0FCD" w:rsidR="000F1252" w:rsidRDefault="00245843">
      <w:pPr>
        <w:pStyle w:val="berschrift3"/>
      </w:pPr>
      <w:bookmarkStart w:id="25" w:name="_heading=h.xazdxm5rt290"/>
      <w:bookmarkStart w:id="26" w:name="_Toc1295421257"/>
      <w:bookmarkStart w:id="27" w:name="_Toc243474837"/>
      <w:bookmarkStart w:id="28" w:name="_Toc384482334"/>
      <w:bookmarkEnd w:id="25"/>
      <w:r>
        <w:t>Projektantrag</w:t>
      </w:r>
      <w:bookmarkEnd w:id="26"/>
      <w:bookmarkEnd w:id="27"/>
      <w:bookmarkEnd w:id="28"/>
    </w:p>
    <w:p w14:paraId="62E4C65B" w14:textId="77777777" w:rsidR="000F1252" w:rsidRDefault="00245843">
      <w:pPr>
        <w:keepNext/>
        <w:spacing w:before="160" w:after="40"/>
      </w:pPr>
      <w:r>
        <w:rPr>
          <w:b/>
          <w:bCs/>
        </w:rPr>
        <w:t>Eckdaten</w:t>
      </w:r>
    </w:p>
    <w:p w14:paraId="7D9A887E" w14:textId="77777777" w:rsidR="000F1252" w:rsidRDefault="00245843">
      <w:r>
        <w:t>• Projekt: Evaluation &amp; Einführung eines KI‑Bildgenerators (Free-Tier)</w:t>
      </w:r>
      <w:r>
        <w:br/>
      </w:r>
      <w:r>
        <w:t xml:space="preserve">• Auftraggeber: </w:t>
      </w:r>
      <w:del w:id="91361" w:author="Claude" w:date="2026-10-25T12:00:00Z">
        <w:r>
          <w:delText xml:space="preserve">Herr Bisig</w:delText>
        </w:r>
      </w:del>
      <w:ins w:id="91362" w:author="Claude" w:date="2026-10-25T12:00:00Z">
        <w:r>
          <w:t xml:space="preserve">Beat Bisig</w:t>
        </w:r>
      </w:ins>
      <w:r>
        <w:t xml:space="preserve">, TBZ (entscheidungsbefugt)</w:t>
      </w:r>
      <w:r>
        <w:br/>
      </w:r>
      <w:r>
        <w:t>• Projektleiter: Lucas Weisshaar</w:t>
      </w:r>
      <w:r>
        <w:br/>
      </w:r>
      <w:r>
        <w:t>• Projektteam: Nicolas Hunger, Lucas Weisshaar</w:t>
      </w:r>
      <w:r>
        <w:br/>
      </w:r>
      <w:r>
        <w:t xml:space="preserve">• </w:t>
      </w:r>
      <w:del w:id="91385" w:author="Claude" w:date="2026-10-25T12:00:00Z">
        <w:r>
          <w:delText xml:space="preserve">Laufzeit: 23.09.2026 bis 21.10.2026</w:delText>
        </w:r>
      </w:del>
      <w:ins w:id="91386" w:author="Claude" w:date="2026-10-25T12:00:00Z">
        <w:r>
          <w:t xml:space="preserve">Laufzeit: 23.09.2026 bis 25.10.2026 (Abgabe), Präsentation danach</w:t>
        </w:r>
      </w:ins>
    </w:p>
    <w:p w14:paraId="2C733825" w14:textId="77777777" w:rsidR="000F1252" w:rsidRDefault="00245843">
      <w:pPr>
        <w:keepNext/>
        <w:spacing w:before="160" w:after="40"/>
      </w:pPr>
      <w:r>
        <w:rPr>
          <w:b/>
          <w:bCs/>
        </w:rPr>
        <w:lastRenderedPageBreak/>
        <w:t>Ausgangslage / Problem</w:t>
      </w:r>
    </w:p>
    <w:p w14:paraId="5B3DAC58" w14:textId="77777777" w:rsidR="000F1252" w:rsidRDefault="00245843">
      <w:r>
        <w:t xml:space="preserve">KI-Tools erzeugen heute aus einer kurzen Textbeschreibung Bilder. Wer nur ab und zu ein Bild braucht, etwa für eine Einladung, eine Präsentation bei der Arbeit oder einen lustigen Gruss, will dafür kein Abo bezahlen. Die Gratis-Angebote unterscheiden sich aber stark bei Bildqualität, Bedienung, </w:t>
      </w:r>
      <w:proofErr w:type="spellStart"/>
      <w:r>
        <w:t>Tageslimiten</w:t>
      </w:r>
      <w:proofErr w:type="spellEnd"/>
      <w:r>
        <w:t xml:space="preserve"> und Nutzungsrechten. Ohne systematischen Vergleich ist unklar, welches Gratis-Tool sich für Gelegenheitsnutzer am besten eignet.</w:t>
      </w:r>
    </w:p>
    <w:p w14:paraId="6809A20E" w14:textId="77777777" w:rsidR="000F1252" w:rsidRDefault="00245843">
      <w:pPr>
        <w:keepNext/>
        <w:spacing w:before="160" w:after="40"/>
      </w:pPr>
      <w:r>
        <w:rPr>
          <w:b/>
          <w:bCs/>
        </w:rPr>
        <w:t>Zielbild / Nutzen</w:t>
      </w:r>
    </w:p>
    <w:p w14:paraId="549AD71D" w14:textId="77777777" w:rsidR="000F1252" w:rsidRDefault="00245843">
      <w:r>
        <w:t>Am Projektende liegt eine nachvollziehbar begründete Empfehlung für eines der drei Tools vor, zusammen mit einer einfachen Anleitung. Die Zielgruppe muss nicht selbst verschiedene Tools ausprobieren, erhält gute Bilder ohne Kosten und kann dank der Anleitung sofort loslegen. Die messbaren Ziele sind in der Tabelle «Ziele (SMART)» festgehalten.</w:t>
      </w:r>
    </w:p>
    <w:p w14:paraId="533B602E" w14:textId="77777777" w:rsidR="000F1252" w:rsidRDefault="00245843">
      <w:pPr>
        <w:keepNext/>
        <w:spacing w:before="160" w:after="40"/>
      </w:pPr>
      <w:r>
        <w:rPr>
          <w:b/>
          <w:bCs/>
        </w:rPr>
        <w:t>Scope</w:t>
      </w:r>
    </w:p>
    <w:p w14:paraId="27E5AD16" w14:textId="77777777" w:rsidR="000F1252" w:rsidRDefault="00245843">
      <w:r>
        <w:rPr>
          <w:i/>
          <w:iCs/>
        </w:rPr>
        <w:t>In Scope:</w:t>
      </w:r>
      <w:r>
        <w:br/>
        <w:t xml:space="preserve">• Vergleich von genau drei Tools: Google Gemini (Nano </w:t>
      </w:r>
      <w:proofErr w:type="spellStart"/>
      <w:r>
        <w:t>Banana</w:t>
      </w:r>
      <w:proofErr w:type="spellEnd"/>
      <w:r>
        <w:t xml:space="preserve"> 2; Google o. J.), ChatGPT (Bildgenerierung) und </w:t>
      </w:r>
      <w:proofErr w:type="spellStart"/>
      <w:r>
        <w:t>Leonardo.Ai</w:t>
      </w:r>
      <w:proofErr w:type="spellEnd"/>
      <w:r>
        <w:br/>
        <w:t>• nur kostenlose Konten (Free-Tier)</w:t>
      </w:r>
      <w:r>
        <w:br/>
        <w:t>• Bilder aus Text-Prompts für die drei Anlässe festlich, Arbeit und humorvoll</w:t>
      </w:r>
      <w:r>
        <w:br/>
        <w:t>• Kriterienkatalog, Vergleichstests, Nutzwertanalyse, Anleitung, Präsentation mit Live-Demo</w:t>
      </w:r>
    </w:p>
    <w:p w14:paraId="312DFFCE" w14:textId="77777777" w:rsidR="000F1252" w:rsidRDefault="00245843">
      <w:r>
        <w:rPr>
          <w:i/>
          <w:iCs/>
        </w:rPr>
        <w:t>Out of Scope:</w:t>
      </w:r>
      <w:r>
        <w:br/>
        <w:t>• Videogenerierung</w:t>
      </w:r>
      <w:r>
        <w:br/>
        <w:t xml:space="preserve">• kostenpflichtige Abos, </w:t>
      </w:r>
      <w:proofErr w:type="spellStart"/>
      <w:r>
        <w:t>Testabos</w:t>
      </w:r>
      <w:proofErr w:type="spellEnd"/>
      <w:r>
        <w:t xml:space="preserve"> und gekaufte </w:t>
      </w:r>
      <w:proofErr w:type="spellStart"/>
      <w:r>
        <w:t>Credits</w:t>
      </w:r>
      <w:proofErr w:type="spellEnd"/>
      <w:r>
        <w:br/>
        <w:t>• weitere Tools, Schnittstellen (API) und lokal installierte KI-Modelle</w:t>
      </w:r>
      <w:r>
        <w:br/>
        <w:t>• Bearbeitung eigener Fotos von Personen (Datenschutz)</w:t>
      </w:r>
      <w:r>
        <w:br/>
        <w:t>• rechtliche Detailabklärungen; die Nutzungsbedingungen werden nur zusammengefasst</w:t>
      </w:r>
    </w:p>
    <w:p w14:paraId="4CBB615E" w14:textId="77777777" w:rsidR="000F1252" w:rsidRDefault="00245843">
      <w:pPr>
        <w:keepNext/>
        <w:spacing w:before="160" w:after="40"/>
      </w:pPr>
      <w:r>
        <w:rPr>
          <w:b/>
          <w:bCs/>
        </w:rPr>
        <w:t>Vorauswahl der Tools</w:t>
      </w:r>
    </w:p>
    <w:p w14:paraId="4B9343B1" w14:textId="77777777" w:rsidR="000F1252" w:rsidRDefault="00245843">
      <w:r>
        <w:t>• Google Gemini und ChatGPT: weit verbreitete KI-Assistenten mit eingebauter Bilderzeugung; viele Personen haben dort bereits ein Konto.</w:t>
      </w:r>
      <w:r>
        <w:br/>
        <w:t xml:space="preserve">• </w:t>
      </w:r>
      <w:proofErr w:type="spellStart"/>
      <w:r>
        <w:t>Leonardo.Ai</w:t>
      </w:r>
      <w:proofErr w:type="spellEnd"/>
      <w:r>
        <w:t>: spezialisierte Bildplattform mit festem Gratis-Kontingent (</w:t>
      </w:r>
      <w:proofErr w:type="spellStart"/>
      <w:r>
        <w:t>Leonardo.Ai</w:t>
      </w:r>
      <w:proofErr w:type="spellEnd"/>
      <w:r>
        <w:t xml:space="preserve"> o. J.).</w:t>
      </w:r>
      <w:r>
        <w:br/>
        <w:t>• Alle drei laufen im Browser, ohne Installation, und bieten eine kostenlose Nutzung an.</w:t>
      </w:r>
    </w:p>
    <w:p w14:paraId="6B98B065" w14:textId="77777777" w:rsidR="000F1252" w:rsidRDefault="00245843">
      <w:pPr>
        <w:keepNext/>
        <w:spacing w:before="160" w:after="40"/>
      </w:pPr>
      <w:r>
        <w:rPr>
          <w:b/>
          <w:bCs/>
        </w:rPr>
        <w:t>Lieferobjekte</w:t>
      </w:r>
    </w:p>
    <w:p w14:paraId="5BB3FD63" w14:textId="77777777" w:rsidR="000F1252" w:rsidRDefault="00245843">
      <w:r>
        <w:t>• Projektdokumentation als ein PDF</w:t>
      </w:r>
      <w:r>
        <w:br/>
        <w:t>• Kriterienkatalog und Nutzwertanalyse mit Testprotokoll (Screenshots im Anhang)</w:t>
      </w:r>
      <w:r>
        <w:br/>
        <w:t>• Anleitung für das gewählte Tool (Einrichtung und Anwendung)</w:t>
      </w:r>
      <w:r>
        <w:br/>
        <w:t>• Präsentation mit Live-Demo</w:t>
      </w:r>
    </w:p>
    <w:p w14:paraId="230CB1FB" w14:textId="77777777" w:rsidR="000F1252" w:rsidRDefault="00245843">
      <w:pPr>
        <w:keepNext/>
        <w:spacing w:before="160" w:after="40"/>
      </w:pPr>
      <w:r>
        <w:rPr>
          <w:b/>
          <w:bCs/>
        </w:rPr>
        <w:t>Erwartete Qualität und Abnahme</w:t>
      </w:r>
    </w:p>
    <w:p w14:paraId="3914BD0E" w14:textId="77777777" w:rsidR="000F1252" w:rsidRDefault="00245843">
      <w:r>
        <w:t>• Die Dokumentation ist vollständig gemäss Vorlage und Checkliste «Dokumentenbewertung».</w:t>
      </w:r>
      <w:r>
        <w:br/>
      </w:r>
      <w:r>
        <w:t>• Der Vergleich ist nachvollziehbar: gleiche Prompts und gleiche Bewertungsskala für alle drei Tools.</w:t>
      </w:r>
      <w:r>
        <w:br/>
      </w:r>
      <w:r>
        <w:t xml:space="preserve">• </w:t>
      </w:r>
      <w:del w:id="91363" w:author="Claude" w:date="2026-10-25T12:00:00Z">
        <w:r>
          <w:delText xml:space="preserve">Herr Bisig</w:delText>
        </w:r>
      </w:del>
      <w:ins w:id="91364" w:author="Claude" w:date="2026-10-25T12:00:00Z">
        <w:r>
          <w:t xml:space="preserve">Beat Bisig</w:t>
        </w:r>
      </w:ins>
      <w:r>
        <w:t xml:space="preserve"> nimmt das Projekt anhand des PDF und der Präsentation ab.</w:t>
      </w:r>
    </w:p>
    <w:p w14:paraId="6BA597E0" w14:textId="77777777" w:rsidR="000F1252" w:rsidRDefault="00245843">
      <w:pPr>
        <w:keepNext/>
        <w:spacing w:before="160" w:after="40"/>
      </w:pPr>
      <w:r>
        <w:rPr>
          <w:b/>
          <w:bCs/>
        </w:rPr>
        <w:lastRenderedPageBreak/>
        <w:t>Budget / Ressourcen</w:t>
      </w:r>
    </w:p>
    <w:p w14:paraId="4AC06BC1" w14:textId="77777777" w:rsidR="000F1252" w:rsidRDefault="00245843">
      <w:r>
        <w:t>• Budget: 0 CHF, keine Finanzierung oder Verrechnung nötig</w:t>
      </w:r>
      <w:r>
        <w:br/>
        <w:t>• Personal: 2 Personen, geschätzter Aufwand ca. 20 Stunden pro Person</w:t>
      </w:r>
      <w:r>
        <w:br/>
        <w:t>• Sachmittel: eigene Laptops und Smartphones, Gratis-Konten bei den drei Anbietern, TBZ-Infrastruktur</w:t>
      </w:r>
    </w:p>
    <w:p w14:paraId="52F29CDC" w14:textId="77777777" w:rsidR="000F1252" w:rsidRDefault="00245843">
      <w:pPr>
        <w:keepNext/>
        <w:spacing w:before="160" w:after="40"/>
      </w:pPr>
      <w:r>
        <w:rPr>
          <w:b/>
          <w:bCs/>
        </w:rPr>
        <w:t>Meilensteine</w:t>
      </w:r>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6"/>
        <w:gridCol w:w="2835"/>
      </w:tblGrid>
      <w:tr w:rsidR="000F1252" w14:paraId="06B33E79" w14:textId="77777777">
        <w:trPr>
          <w:cantSplit/>
          <w:tblHeader/>
        </w:trPr>
        <w:tc>
          <w:tcPr>
            <w:tcW w:w="6236" w:type="dxa"/>
            <w:vAlign w:val="center"/>
          </w:tcPr>
          <w:p w14:paraId="40788448" w14:textId="77777777" w:rsidR="000F1252" w:rsidRDefault="00245843">
            <w:r>
              <w:t>Meilenstein</w:t>
            </w:r>
          </w:p>
        </w:tc>
        <w:tc>
          <w:tcPr>
            <w:tcW w:w="2835" w:type="dxa"/>
            <w:vAlign w:val="center"/>
          </w:tcPr>
          <w:p w14:paraId="6A778842" w14:textId="77777777" w:rsidR="000F1252" w:rsidRDefault="00245843">
            <w:r>
              <w:t>Termin</w:t>
            </w:r>
          </w:p>
        </w:tc>
      </w:tr>
      <w:tr w:rsidR="000F1252" w14:paraId="218E5365" w14:textId="77777777">
        <w:trPr>
          <w:cantSplit/>
        </w:trPr>
        <w:tc>
          <w:tcPr>
            <w:tcW w:w="6236" w:type="dxa"/>
            <w:vAlign w:val="center"/>
          </w:tcPr>
          <w:p w14:paraId="25704A0D" w14:textId="77777777" w:rsidR="000F1252" w:rsidRDefault="00245843">
            <w:r>
              <w:t>M0 Projektstart</w:t>
            </w:r>
          </w:p>
        </w:tc>
        <w:tc>
          <w:tcPr>
            <w:tcW w:w="2835" w:type="dxa"/>
            <w:vAlign w:val="center"/>
          </w:tcPr>
          <w:p w14:paraId="5FD5A0FF" w14:textId="77777777" w:rsidR="000F1252" w:rsidRDefault="00245843">
            <w:r>
              <w:t>Mi 23.09.2026</w:t>
            </w:r>
          </w:p>
        </w:tc>
      </w:tr>
      <w:tr w:rsidR="000F1252" w14:paraId="414B7C8C" w14:textId="77777777">
        <w:trPr>
          <w:cantSplit/>
        </w:trPr>
        <w:tc>
          <w:tcPr>
            <w:tcW w:w="6236" w:type="dxa"/>
            <w:vAlign w:val="center"/>
          </w:tcPr>
          <w:p w14:paraId="6C220DB9" w14:textId="77777777" w:rsidR="000F1252" w:rsidRDefault="00245843">
            <w:r>
              <w:t>M1 Projektantrag erstellt</w:t>
            </w:r>
          </w:p>
        </w:tc>
        <w:tc>
          <w:tcPr>
            <w:tcW w:w="2835" w:type="dxa"/>
            <w:vAlign w:val="center"/>
          </w:tcPr>
          <w:p w14:paraId="71756FB6" w14:textId="77777777" w:rsidR="000F1252" w:rsidRDefault="00245843">
            <w:r>
              <w:t>Fr 02.10.2026</w:t>
            </w:r>
          </w:p>
        </w:tc>
      </w:tr>
      <w:tr w:rsidR="000F1252" w14:paraId="5ED3663A" w14:textId="77777777">
        <w:trPr>
          <w:cantSplit/>
        </w:trPr>
        <w:tc>
          <w:tcPr>
            <w:tcW w:w="6236" w:type="dxa"/>
            <w:vAlign w:val="center"/>
          </w:tcPr>
          <w:p w14:paraId="07F5E233" w14:textId="77777777" w:rsidR="000F1252" w:rsidRDefault="00245843">
            <w:r>
              <w:t>M2 Kriterienkatalog und Test-Prompts festgelegt</w:t>
            </w:r>
          </w:p>
        </w:tc>
        <w:tc>
          <w:tcPr>
            <w:tcW w:w="2835" w:type="dxa"/>
            <w:vAlign w:val="center"/>
          </w:tcPr>
          <w:p w14:paraId="7EF3821C" w14:textId="77777777" w:rsidR="000F1252" w:rsidRDefault="00245843">
            <w:r>
              <w:t>Mi 07.10.2026</w:t>
            </w:r>
          </w:p>
        </w:tc>
      </w:tr>
      <w:tr w:rsidR="000F1252" w14:paraId="0FEE12BE" w14:textId="77777777">
        <w:trPr>
          <w:cantSplit/>
        </w:trPr>
        <w:tc>
          <w:tcPr>
            <w:tcW w:w="6236" w:type="dxa"/>
            <w:vAlign w:val="center"/>
          </w:tcPr>
          <w:p w14:paraId="6F05BB39" w14:textId="77777777" w:rsidR="000F1252" w:rsidRDefault="00245843">
            <w:r>
              <w:t>M3 Tool-Entscheid (Tests und Nutzwertanalyse abgeschlossen)</w:t>
            </w:r>
          </w:p>
        </w:tc>
        <w:tc>
          <w:tcPr>
            <w:tcW w:w="2835" w:type="dxa"/>
            <w:vAlign w:val="center"/>
          </w:tcPr>
          <w:p w14:paraId="49EC7916" w14:textId="77777777" w:rsidR="000F1252" w:rsidRDefault="00245843">
            <w:r>
              <w:t>Mi 14.10.2026</w:t>
            </w:r>
          </w:p>
        </w:tc>
      </w:tr>
      <w:tr w:rsidR="000F1252" w14:paraId="602753DC" w14:textId="77777777">
        <w:trPr>
          <w:cantSplit/>
        </w:trPr>
        <w:tc>
          <w:tcPr>
            <w:tcW w:w="6236" w:type="dxa"/>
            <w:vAlign w:val="center"/>
          </w:tcPr>
          <w:p w14:paraId="3B51BD05" w14:textId="77777777" w:rsidR="000F1252" w:rsidRDefault="00245843">
            <w:r>
              <w:t>M4 Anleitung und Demo getestet</w:t>
            </w:r>
          </w:p>
        </w:tc>
        <w:tc>
          <w:tcPr>
            <w:tcW w:w="2835" w:type="dxa"/>
            <w:vAlign w:val="center"/>
          </w:tcPr>
          <w:p w14:paraId="49CD32EC" w14:textId="77777777" w:rsidR="000F1252" w:rsidRDefault="00245843">
            <w:r>
              <w:t>Sa 17.10.2026</w:t>
            </w:r>
          </w:p>
        </w:tc>
      </w:tr>
      <w:tr w:rsidR="000F1252" w14:paraId="6FC8A65D" w14:textId="77777777">
        <w:trPr>
          <w:cantSplit/>
        </w:trPr>
        <w:tc>
          <w:tcPr>
            <w:tcW w:w="6236" w:type="dxa"/>
            <w:vAlign w:val="center"/>
          </w:tcPr>
          <w:p w14:paraId="5FC90DBD" w14:textId="77777777" w:rsidR="000F1252" w:rsidRDefault="00245843">
            <w:r>
              <w:t xml:space="preserve">M5 </w:t>
            </w:r>
            <w:del w:id="91373" w:author="Claude" w:date="2026-10-25T12:00:00Z">
              <w:r>
                <w:delText xml:space="preserve">Abgabe PDF und Präsentation</w:delText>
              </w:r>
            </w:del>
            <w:ins w:id="91374" w:author="Claude" w:date="2026-10-25T12:00:00Z">
              <w:r>
                <w:t xml:space="preserve">Abgabe PDF (Präsentation danach)</w:t>
              </w:r>
            </w:ins>
          </w:p>
        </w:tc>
        <w:tc>
          <w:tcPr>
            <w:tcW w:w="2835" w:type="dxa"/>
            <w:vAlign w:val="center"/>
          </w:tcPr>
          <w:p w14:paraId="3F20FE4D" w14:textId="77777777" w:rsidR="000F1252" w:rsidRDefault="00245843">
            <w:del w:id="91379" w:author="Claude" w:date="2026-10-25T12:00:00Z">
              <w:r>
                <w:delText>Mi 21.10.2026</w:delText>
              </w:r>
            </w:del>
            <w:ins w:id="91380" w:author="Claude" w:date="2026-10-25T12:00:00Z">
              <w:r>
                <w:t xml:space="preserve">So 25.10.2026</w:t>
              </w:r>
            </w:ins>
          </w:p>
        </w:tc>
      </w:tr>
    </w:tbl>
    <w:p w14:paraId="7FA3282E" w14:textId="77777777" w:rsidR="000F1252" w:rsidRDefault="00245843">
      <w:pPr>
        <w:keepNext/>
        <w:spacing w:before="160" w:after="40"/>
      </w:pPr>
      <w:r>
        <w:rPr>
          <w:b/>
          <w:bCs/>
        </w:rPr>
        <w:t>Risiken (Überblick, Details im Risikoregister)</w:t>
      </w:r>
    </w:p>
    <w:p w14:paraId="31496A38" w14:textId="77777777" w:rsidR="000F1252" w:rsidRDefault="00245843">
      <w:r>
        <w:t xml:space="preserve">• </w:t>
      </w:r>
      <w:proofErr w:type="spellStart"/>
      <w:r>
        <w:t>Tageslimiten</w:t>
      </w:r>
      <w:proofErr w:type="spellEnd"/>
      <w:r>
        <w:t xml:space="preserve"> der Gratis-Angebote bremsen die Tests → früh starten, auf mehrere Tage und beide Konten verteilen</w:t>
      </w:r>
      <w:r>
        <w:br/>
        <w:t>• Ein Anbieter ändert sein Gratis-Angebot während des Projekts → Teststand mit Datum und Screenshots festhalten</w:t>
      </w:r>
      <w:r>
        <w:br/>
        <w:t>• Die Bewertung der Bildqualität ist subjektiv → feste Bewertungsskala; beide bewerten unabhängig, es zählt der Mittelwert</w:t>
      </w:r>
      <w:r>
        <w:br/>
        <w:t>• Die Herbstferien (05.–17.10.2026; Kanton Zürich o. J.) verkürzen die gemeinsame Zeit → Termine früh festlegen, online abstimmen</w:t>
      </w:r>
      <w:r>
        <w:br/>
        <w:t>• Nutzungsbedingungen (z.B. Mindestalter, öffentliche Bilder) → vor dem ersten Test prüfen</w:t>
      </w:r>
    </w:p>
    <w:p w14:paraId="687CA368" w14:textId="77777777" w:rsidR="000F1252" w:rsidRDefault="00245843">
      <w:pPr>
        <w:keepNext/>
        <w:spacing w:before="160" w:after="40"/>
      </w:pPr>
      <w:r>
        <w:rPr>
          <w:b/>
          <w:bCs/>
        </w:rPr>
        <w:t>Entscheid Auftraggeber</w:t>
      </w:r>
    </w:p>
    <w:p w14:paraId="1095CE69" w14:textId="77777777" w:rsidR="000F1252" w:rsidRDefault="00245843">
      <w:r>
        <w:t>☒ Genehmigt     ☐ Genehmigt mit Auflagen     ☐ Abgelehnt</w:t>
      </w:r>
    </w:p>
    <w:p w14:paraId="5E1C4EC3" w14:textId="77777777" w:rsidR="000F1252" w:rsidRDefault="00245843">
      <w:r>
        <w:t xml:space="preserve">Das Projekt ist durch die Aufgabenstellung von </w:t>
      </w:r>
      <w:del w:id="91349" w:author="Claude" w:date="2026-10-25T12:00:00Z">
        <w:r>
          <w:delText xml:space="preserve">Herrn Bisig</w:delText>
        </w:r>
      </w:del>
      <w:ins w:id="91350" w:author="Claude" w:date="2026-10-25T12:00:00Z">
        <w:r>
          <w:t xml:space="preserve">Beat Bisig</w:t>
        </w:r>
      </w:ins>
      <w:r>
        <w:t xml:space="preserve"> freigegeben. Eine separate Genehmigung des Antrags ist im Rahmen des Moduls nicht vorgesehen.</w:t>
      </w:r>
    </w:p>
    <w:p w14:paraId="7F0666A7" w14:textId="41BB5FEC" w:rsidR="000F1252" w:rsidRDefault="00245843">
      <w:pPr>
        <w:pStyle w:val="berschrift1"/>
      </w:pPr>
      <w:bookmarkStart w:id="29" w:name="_heading=h.ldeo88rmqw6m"/>
      <w:bookmarkStart w:id="30" w:name="_Toc1903484177"/>
      <w:bookmarkStart w:id="31" w:name="_Toc243474838"/>
      <w:bookmarkStart w:id="32" w:name="_Toc1663542313"/>
      <w:bookmarkEnd w:id="29"/>
      <w:r>
        <w:t>Vorgehens-Management &amp; gewähltes Vorgehen</w:t>
      </w:r>
      <w:bookmarkEnd w:id="30"/>
      <w:bookmarkEnd w:id="31"/>
      <w:bookmarkEnd w:id="32"/>
    </w:p>
    <w:p w14:paraId="339D1060" w14:textId="77777777" w:rsidR="000F1252" w:rsidRDefault="00245843">
      <w:r>
        <w:t>Ein Vorgehensmodell teilt ein Projekt in Phasen mit klaren Ergebnissen und Meilensteinen. Es bringt Struktur in den Ablauf, erleichtert Planung und Steuerung und zeigt allen Beteiligten jederzeit, wo das Projekt steht (Skript M306, Kap. 5.1–5.2).</w:t>
      </w:r>
    </w:p>
    <w:p w14:paraId="2B8A0885" w14:textId="77777777" w:rsidR="000F1252" w:rsidRDefault="00245843">
      <w:pPr>
        <w:keepNext/>
        <w:spacing w:before="160" w:after="40"/>
      </w:pPr>
      <w:r>
        <w:rPr>
          <w:b/>
          <w:bCs/>
        </w:rPr>
        <w:t>Wasserfallmodell</w:t>
      </w:r>
    </w:p>
    <w:p w14:paraId="6975A164" w14:textId="77777777" w:rsidR="000F1252" w:rsidRDefault="00245843">
      <w:r>
        <w:t xml:space="preserve">Das Wasserfallmodell ist ein klassisches Phasenmodell. Die Phasen werden linear nacheinander durchlaufen: Eine Phase beginnt erst, wenn die vorherige mit ihrem Ergebnis abgeschlossen ist. Das Konzept wurde 1970 von Winston W. Royce beschrieben (Lewis et al. 2024). Jede Phase endet mit einem Meilenstein, der als Austrittskriterium dient (Skript M306, Kap. 5.3.1). Die Phasen werden an das jeweilige Projekt angepasst</w:t>
      </w:r>
      <w:del w:id="91331" w:author="Claude" w:date="2026-10-25T12:00:00Z">
        <w:r>
          <w:delText xml:space="preserve"> (Skript M306, Kap. 5.3)</w:delText>
        </w:r>
      </w:del>
      <w:r>
        <w:t xml:space="preserve">; wir verwenden die sieben Phasen aus der Vorlage. Im Gegensatz zu agilen Modellen wie </w:t>
      </w:r>
      <w:proofErr w:type="spellStart"/>
      <w:r>
        <w:t>Scrum</w:t>
      </w:r>
      <w:proofErr w:type="spellEnd"/>
      <w:r>
        <w:t xml:space="preserve"> wird das Projekt vorab vollständig durchgeplant (Skript M306, Kap. 5.5.2).</w:t>
      </w:r>
    </w:p>
    <w:p w14:paraId="60BD79AE" w14:textId="77777777" w:rsidR="000F1252" w:rsidRDefault="00245843">
      <w:pPr>
        <w:keepNext/>
        <w:spacing w:before="160" w:after="40"/>
      </w:pPr>
      <w:r>
        <w:rPr>
          <w:b/>
          <w:bCs/>
        </w:rPr>
        <w:lastRenderedPageBreak/>
        <w:t>Vor- und Nachteile</w:t>
      </w:r>
    </w:p>
    <w:p w14:paraId="5FF1E7D1" w14:textId="77777777" w:rsidR="000F1252" w:rsidRDefault="00245843">
      <w:r>
        <w:rPr>
          <w:i/>
          <w:iCs/>
        </w:rPr>
        <w:t>Vorteile:</w:t>
      </w:r>
      <w:r>
        <w:br/>
      </w:r>
      <w:r>
        <w:t>• klare Struktur und Reihenfolge, für alle nachvollziehbar</w:t>
      </w:r>
      <w:r>
        <w:br/>
      </w:r>
      <w:r>
        <w:t xml:space="preserve">• Termine, Ressourcen und Kosten lassen sich vorab planen, der Endtermin ist fix</w:t>
      </w:r>
      <w:del w:id="91332" w:author="Claude" w:date="2026-10-25T12:00:00Z">
        <w:r>
          <w:delText xml:space="preserve"> (Skript M306, Kap. 5.5.2)</w:delText>
        </w:r>
      </w:del>
      <w:r>
        <w:br/>
      </w:r>
      <w:r>
        <w:t>• eindeutige Meilensteine und dokumentierte Ergebnisse pro Phase</w:t>
      </w:r>
    </w:p>
    <w:p w14:paraId="5E57346F" w14:textId="77777777" w:rsidR="000F1252" w:rsidRDefault="00245843">
      <w:r>
        <w:rPr>
          <w:i/>
          <w:iCs/>
        </w:rPr>
        <w:t>Nachteile:</w:t>
      </w:r>
      <w:r>
        <w:br/>
        <w:t>• wenig flexibel bei Änderungen während des Projekts</w:t>
      </w:r>
      <w:r>
        <w:br/>
        <w:t>• Fehler aus frühen Phasen, z.B. ungeeignete Kriterien, zeigen sich oft erst spät</w:t>
      </w:r>
      <w:r>
        <w:br/>
        <w:t>• Rücksprünge in eine frühere Phase sind aufwendig (Lewis et al. 2024)</w:t>
      </w:r>
    </w:p>
    <w:p w14:paraId="52837BA9" w14:textId="77777777" w:rsidR="000F1252" w:rsidRDefault="00245843">
      <w:pPr>
        <w:keepNext/>
        <w:spacing w:before="160" w:after="40"/>
      </w:pPr>
      <w:r>
        <w:rPr>
          <w:b/>
          <w:bCs/>
        </w:rPr>
        <w:t>Begründung der Wahl</w:t>
      </w:r>
    </w:p>
    <w:p w14:paraId="192BED78" w14:textId="77777777" w:rsidR="000F1252" w:rsidRDefault="00245843">
      <w:r>
        <w:t xml:space="preserve">Das Wasserfallmodell ist in der Aufgabenstellung vorgegeben und passt gut zu unserem Projekt. Umfang und Anforderungen sind klar abgegrenzt: drei Tools, nur Free-Tier. Der Endtermin ist fix, und die Ergebnisse bauen aufeinander auf: Ohne Kriterien gibt es keine fairen Tests, ohne Tests keinen Entscheid und ohne Entscheid keine Anleitung. Alternativen wären IPERKA oder ein agiles Modell wie </w:t>
      </w:r>
      <w:proofErr w:type="spellStart"/>
      <w:r>
        <w:t>Scrum</w:t>
      </w:r>
      <w:proofErr w:type="spellEnd"/>
      <w:r>
        <w:t xml:space="preserve"> (Skript M306, Kap. 5.4–5.5). Ein agiles Vorgehen mit Sprints lohnt sich bei zwei Personen und rund vier Wochen Laufzeit kaum.</w:t>
      </w:r>
    </w:p>
    <w:p w14:paraId="4541DDB9" w14:textId="77777777" w:rsidR="000F1252" w:rsidRDefault="00245843">
      <w:pPr>
        <w:keepNext/>
        <w:spacing w:before="160" w:after="40"/>
      </w:pPr>
      <w:r>
        <w:rPr>
          <w:b/>
          <w:bCs/>
        </w:rPr>
        <w:t>Steuerung im Projekt</w:t>
      </w:r>
    </w:p>
    <w:p w14:paraId="0AE3E6D7" w14:textId="77777777" w:rsidR="000F1252" w:rsidRDefault="00245843">
      <w:r>
        <w:t>• Phasenabschluss: Am Ende jeder Phase prüft der Projektleiter, ob das Lieferobjekt vollständig ist. Erst dann beginnt die nächste Phase.</w:t>
      </w:r>
      <w:r>
        <w:br/>
        <w:t>• Änderungen: Änderungen am vereinbarten Umfang laufen nur über den Projektleiter und werden dokumentiert (Change Management, Skript M306, Kap. 1.6.1).</w:t>
      </w:r>
      <w:r>
        <w:br/>
        <w:t>• Rücksprung: Zeigt sich später ein Fehler aus einer früheren Phase, z.B. ein Kriterium, das sich nicht messen lässt, wird das betroffene Lieferobjekt angepasst und die Änderung festgehalten.</w:t>
      </w:r>
    </w:p>
    <w:p w14:paraId="641B7768" w14:textId="25393132" w:rsidR="000F1252" w:rsidRDefault="00245843">
      <w:pPr>
        <w:pStyle w:val="berschrift3"/>
      </w:pPr>
      <w:bookmarkStart w:id="33" w:name="_heading=h.7c7fidhhxmip"/>
      <w:bookmarkStart w:id="34" w:name="_Toc804667455"/>
      <w:bookmarkStart w:id="35" w:name="_Toc243474839"/>
      <w:bookmarkStart w:id="36" w:name="_Toc1623667892"/>
      <w:bookmarkEnd w:id="33"/>
      <w:r>
        <w:t>Phasen des Wasserfallmodells</w:t>
      </w:r>
      <w:bookmarkEnd w:id="34"/>
      <w:bookmarkEnd w:id="35"/>
      <w:bookmarkEnd w:id="36"/>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800"/>
        <w:gridCol w:w="2300"/>
        <w:gridCol w:w="1771"/>
      </w:tblGrid>
      <w:tr w:rsidR="000F1252" w14:paraId="7CC55BA8" w14:textId="77777777">
        <w:trPr>
          <w:cantSplit/>
          <w:tblHeader/>
        </w:trPr>
        <w:tc>
          <w:tcPr>
            <w:tcW w:w="2200" w:type="dxa"/>
            <w:vAlign w:val="center"/>
          </w:tcPr>
          <w:p w14:paraId="0CC0BE8E" w14:textId="77777777" w:rsidR="000F1252" w:rsidRDefault="00245843">
            <w:r>
              <w:t>Phase</w:t>
            </w:r>
          </w:p>
        </w:tc>
        <w:tc>
          <w:tcPr>
            <w:tcW w:w="2800" w:type="dxa"/>
            <w:vAlign w:val="center"/>
          </w:tcPr>
          <w:p w14:paraId="595B0508" w14:textId="77777777" w:rsidR="000F1252" w:rsidRDefault="00245843">
            <w:r>
              <w:t>Inhalt</w:t>
            </w:r>
          </w:p>
        </w:tc>
        <w:tc>
          <w:tcPr>
            <w:tcW w:w="2300" w:type="dxa"/>
            <w:vAlign w:val="center"/>
          </w:tcPr>
          <w:p w14:paraId="13DCEDA2" w14:textId="77777777" w:rsidR="000F1252" w:rsidRDefault="00245843">
            <w:r>
              <w:t>Lieferobjekte</w:t>
            </w:r>
          </w:p>
        </w:tc>
        <w:tc>
          <w:tcPr>
            <w:tcW w:w="1771" w:type="dxa"/>
            <w:vAlign w:val="center"/>
          </w:tcPr>
          <w:p w14:paraId="1D951EA5" w14:textId="77777777" w:rsidR="000F1252" w:rsidRDefault="00245843">
            <w:r>
              <w:t>Abschluss</w:t>
            </w:r>
          </w:p>
        </w:tc>
      </w:tr>
      <w:tr w:rsidR="000F1252" w14:paraId="42F782C6" w14:textId="77777777">
        <w:trPr>
          <w:cantSplit/>
        </w:trPr>
        <w:tc>
          <w:tcPr>
            <w:tcW w:w="2200" w:type="dxa"/>
            <w:vAlign w:val="center"/>
          </w:tcPr>
          <w:p w14:paraId="3A5A3351" w14:textId="77777777" w:rsidR="000F1252" w:rsidRDefault="00245843">
            <w:r>
              <w:t>1 Initialisierung</w:t>
            </w:r>
          </w:p>
        </w:tc>
        <w:tc>
          <w:tcPr>
            <w:tcW w:w="2800" w:type="dxa"/>
            <w:vAlign w:val="center"/>
          </w:tcPr>
          <w:p w14:paraId="316F8ADC" w14:textId="77777777" w:rsidR="000F1252" w:rsidRDefault="00245843">
            <w:r>
              <w:t>Auftrag klären, Ziele, Projektantrag, Vorgehen, Organisation, Planung, Risiken, Teamregeln</w:t>
            </w:r>
          </w:p>
        </w:tc>
        <w:tc>
          <w:tcPr>
            <w:tcW w:w="2300" w:type="dxa"/>
            <w:vAlign w:val="center"/>
          </w:tcPr>
          <w:p w14:paraId="1F2EEAFF" w14:textId="77777777" w:rsidR="000F1252" w:rsidRDefault="00245843">
            <w:r>
              <w:t>Einleitung, SMART-Ziele, Projektantrag, Organigramm, Projektplan, Risikoregister, Teamregeln</w:t>
            </w:r>
          </w:p>
        </w:tc>
        <w:tc>
          <w:tcPr>
            <w:tcW w:w="1771" w:type="dxa"/>
            <w:vAlign w:val="center"/>
          </w:tcPr>
          <w:p w14:paraId="65FA00A4" w14:textId="77777777" w:rsidR="000F1252" w:rsidRDefault="00245843">
            <w:r>
              <w:t>Alle Lieferobjekte liegen vor (darin M1 Projektantrag erstellt)</w:t>
            </w:r>
          </w:p>
        </w:tc>
      </w:tr>
      <w:tr w:rsidR="000F1252" w14:paraId="34595166" w14:textId="77777777">
        <w:trPr>
          <w:cantSplit/>
        </w:trPr>
        <w:tc>
          <w:tcPr>
            <w:tcW w:w="2200" w:type="dxa"/>
            <w:vAlign w:val="center"/>
          </w:tcPr>
          <w:p w14:paraId="2C60AEB0" w14:textId="77777777" w:rsidR="000F1252" w:rsidRDefault="00245843">
            <w:r>
              <w:softHyphen/>
            </w:r>
            <w:del w:id="91602" w:author="Claude" w:date="2026-10-25T12:00:00Z">
              <w:r>
                <w:delText>2 Anforderungs</w:delText>
              </w:r>
              <w:r>
                <w:delText>erhebung (Lasten / Pflichten)</w:delText>
              </w:r>
            </w:del>
            <w:ins w:id="91603" w:author="Claude" w:date="2026-10-25T12:00:00Z">
              <w:r>
                <w:t xml:space="preserve">2 Anforderungserhebung (Lastenheft)</w:t>
              </w:r>
            </w:ins>
          </w:p>
        </w:tc>
        <w:tc>
          <w:tcPr>
            <w:tcW w:w="2800" w:type="dxa"/>
            <w:vAlign w:val="center"/>
          </w:tcPr>
          <w:p w14:paraId="141A57BA" w14:textId="77777777" w:rsidR="000F1252" w:rsidRDefault="00245843">
            <w:r>
              <w:t xml:space="preserve">Anforderungen der Zielgruppe; 10 Kriterien inkl. 2 Muss-Kriterien und Gewichtung</w:t>
            </w:r>
            <w:del w:id="91604" w:author="Claude" w:date="2026-10-25T12:00:00Z">
              <w:r>
                <w:delText xml:space="preserve">; 6 Test-Prompts; Pflichtenheft</w:delText>
              </w:r>
            </w:del>
            <w:ins w:id="91605" w:author="Claude" w:date="2026-10-25T12:00:00Z">
              <w:r>
                <w:t xml:space="preserve">; 6 Test-Prompts</w:t>
              </w:r>
            </w:ins>
          </w:p>
        </w:tc>
        <w:tc>
          <w:tcPr>
            <w:tcW w:w="2300" w:type="dxa"/>
            <w:vAlign w:val="center"/>
          </w:tcPr>
          <w:p w14:paraId="51A4407A" w14:textId="77777777" w:rsidR="000F1252" w:rsidRDefault="00245843">
            <w:del w:id="91606" w:author="Claude" w:date="2026-10-25T12:00:00Z">
              <w:r>
                <w:delText>Lastenheft mit Kriterienkatalog, Test-Prompts, Pflichtenheft</w:delText>
              </w:r>
            </w:del>
            <w:ins w:id="91607" w:author="Claude" w:date="2026-10-25T12:00:00Z">
              <w:r>
                <w:t xml:space="preserve">Lastenheft mit Kriterienkatalog, Test-Prompts und Anforderungen</w:t>
              </w:r>
            </w:ins>
          </w:p>
        </w:tc>
        <w:tc>
          <w:tcPr>
            <w:tcW w:w="1771" w:type="dxa"/>
            <w:vAlign w:val="center"/>
          </w:tcPr>
          <w:p w14:paraId="254A7438" w14:textId="77777777" w:rsidR="000F1252" w:rsidRDefault="00245843">
            <w:r>
              <w:t>M2 Kriterienkatalog und Test-Prompts festgelegt</w:t>
            </w:r>
          </w:p>
        </w:tc>
      </w:tr>
      <w:tr w:rsidR="000F1252" w14:paraId="49ADD38C" w14:textId="77777777">
        <w:trPr>
          <w:cantSplit/>
        </w:trPr>
        <w:tc>
          <w:tcPr>
            <w:tcW w:w="2200" w:type="dxa"/>
            <w:vAlign w:val="center"/>
          </w:tcPr>
          <w:p w14:paraId="619493B7" w14:textId="77777777" w:rsidR="000F1252" w:rsidRDefault="00245843">
            <w:r>
              <w:t>3 Analyse/Design</w:t>
            </w:r>
          </w:p>
        </w:tc>
        <w:tc>
          <w:tcPr>
            <w:tcW w:w="2800" w:type="dxa"/>
            <w:vAlign w:val="center"/>
          </w:tcPr>
          <w:p w14:paraId="1BF3AF45" w14:textId="77777777" w:rsidR="000F1252" w:rsidRDefault="00245843">
            <w:r>
              <w:t>Drei Tools mit den Test-Prompts testen, Resultate bewerten, Nutzwertanalyse, Tool wählen; Aufbau von Anleitung und Demo planen</w:t>
            </w:r>
          </w:p>
        </w:tc>
        <w:tc>
          <w:tcPr>
            <w:tcW w:w="2300" w:type="dxa"/>
            <w:vAlign w:val="center"/>
          </w:tcPr>
          <w:p w14:paraId="6E97B119" w14:textId="77777777" w:rsidR="000F1252" w:rsidRDefault="00245843">
            <w:r>
              <w:t>Testprotokoll mit Screenshots, Nutzwertanalyse, Evaluation, Konzept für Anleitung und Demo</w:t>
            </w:r>
          </w:p>
        </w:tc>
        <w:tc>
          <w:tcPr>
            <w:tcW w:w="1771" w:type="dxa"/>
            <w:vAlign w:val="center"/>
          </w:tcPr>
          <w:p w14:paraId="4C71ED6A" w14:textId="77777777" w:rsidR="000F1252" w:rsidRDefault="00245843">
            <w:r>
              <w:t>M3 Tool-Entscheid</w:t>
            </w:r>
          </w:p>
        </w:tc>
      </w:tr>
      <w:tr w:rsidR="000F1252" w14:paraId="0DDF8EA6" w14:textId="77777777">
        <w:trPr>
          <w:cantSplit/>
        </w:trPr>
        <w:tc>
          <w:tcPr>
            <w:tcW w:w="2200" w:type="dxa"/>
            <w:vAlign w:val="center"/>
          </w:tcPr>
          <w:p w14:paraId="2C998C1C" w14:textId="77777777" w:rsidR="000F1252" w:rsidRDefault="00245843">
            <w:r>
              <w:lastRenderedPageBreak/>
              <w:t>4 Implementierung</w:t>
            </w:r>
          </w:p>
        </w:tc>
        <w:tc>
          <w:tcPr>
            <w:tcW w:w="2800" w:type="dxa"/>
            <w:vAlign w:val="center"/>
          </w:tcPr>
          <w:p w14:paraId="19A0D761" w14:textId="77777777" w:rsidR="000F1252" w:rsidRDefault="00245843">
            <w:r>
              <w:t>Gewähltes Tool einrichten; Anleitung schreiben (Konto, Bild erzeugen, Bild speichern); Demo-Prompts vorbereiten</w:t>
            </w:r>
          </w:p>
        </w:tc>
        <w:tc>
          <w:tcPr>
            <w:tcW w:w="2300" w:type="dxa"/>
            <w:vAlign w:val="center"/>
          </w:tcPr>
          <w:p w14:paraId="4A736979" w14:textId="77777777" w:rsidR="000F1252" w:rsidRDefault="00245843">
            <w:del w:id="91399" w:author="Claude" w:date="2026-10-25T12:00:00Z">
              <w:r>
                <w:delText>Benutzeranleitung (Kapitel Realisierung), Demo-Prompts</w:delText>
              </w:r>
            </w:del>
            <w:ins w:id="91400" w:author="Claude" w:date="2026-10-25T12:00:00Z">
              <w:r>
                <w:t xml:space="preserve">Benutzeranleitung (eigenes Kapitel), Demo-Prompts</w:t>
              </w:r>
            </w:ins>
          </w:p>
        </w:tc>
        <w:tc>
          <w:tcPr>
            <w:tcW w:w="1771" w:type="dxa"/>
            <w:vAlign w:val="center"/>
          </w:tcPr>
          <w:p w14:paraId="48A21A80" w14:textId="77777777" w:rsidR="000F1252" w:rsidRDefault="00245843">
            <w:r>
              <w:t>Anleitung und Demo-Prompts erstellt</w:t>
            </w:r>
          </w:p>
        </w:tc>
      </w:tr>
      <w:tr w:rsidR="000F1252" w14:paraId="357DCF11" w14:textId="77777777">
        <w:trPr>
          <w:cantSplit/>
        </w:trPr>
        <w:tc>
          <w:tcPr>
            <w:tcW w:w="2200" w:type="dxa"/>
            <w:vAlign w:val="center"/>
          </w:tcPr>
          <w:p w14:paraId="54702A3B" w14:textId="77777777" w:rsidR="000F1252" w:rsidRDefault="00245843">
            <w:r>
              <w:t>5 Test</w:t>
            </w:r>
          </w:p>
        </w:tc>
        <w:tc>
          <w:tcPr>
            <w:tcW w:w="2800" w:type="dxa"/>
            <w:vAlign w:val="center"/>
          </w:tcPr>
          <w:p w14:paraId="6E10EE8D" w14:textId="77777777" w:rsidR="000F1252" w:rsidRDefault="00245843">
            <w:r>
              <w:t>Testperson prüft die Anleitung (max. 15 Min.); Demo-Prompts testen; Fehler korrigieren</w:t>
            </w:r>
          </w:p>
        </w:tc>
        <w:tc>
          <w:tcPr>
            <w:tcW w:w="2300" w:type="dxa"/>
            <w:vAlign w:val="center"/>
          </w:tcPr>
          <w:p w14:paraId="1A9C7E40" w14:textId="77777777" w:rsidR="000F1252" w:rsidRDefault="00245843">
            <w:r>
              <w:t>Testprotokoll zur Anleitung, korrigierte Anleitung</w:t>
            </w:r>
          </w:p>
        </w:tc>
        <w:tc>
          <w:tcPr>
            <w:tcW w:w="1771" w:type="dxa"/>
            <w:vAlign w:val="center"/>
          </w:tcPr>
          <w:p w14:paraId="00A42DCD" w14:textId="77777777" w:rsidR="000F1252" w:rsidRDefault="00245843">
            <w:r>
              <w:t>M4 Anleitung und Demo getestet</w:t>
            </w:r>
          </w:p>
        </w:tc>
      </w:tr>
      <w:tr w:rsidR="000F1252" w14:paraId="7620F55C" w14:textId="77777777">
        <w:trPr>
          <w:cantSplit/>
        </w:trPr>
        <w:tc>
          <w:tcPr>
            <w:tcW w:w="2200" w:type="dxa"/>
            <w:vAlign w:val="center"/>
          </w:tcPr>
          <w:p w14:paraId="367D7E7E" w14:textId="77777777" w:rsidR="000F1252" w:rsidRDefault="00245843">
            <w:r>
              <w:t>6 Einführung / Abnahme</w:t>
            </w:r>
          </w:p>
        </w:tc>
        <w:tc>
          <w:tcPr>
            <w:tcW w:w="2800" w:type="dxa"/>
            <w:vAlign w:val="center"/>
          </w:tcPr>
          <w:p w14:paraId="076A7960" w14:textId="77777777" w:rsidR="000F1252" w:rsidRDefault="00245843">
            <w:r>
              <w:t xml:space="preserve">Präsentation; Live-Demo mit 3 Beispiel-Prompts; Abnahme durch </w:t>
            </w:r>
            <w:del w:id="91351" w:author="Claude" w:date="2026-10-25T12:00:00Z">
              <w:r>
                <w:delText xml:space="preserve">Herrn Bisig</w:delText>
              </w:r>
            </w:del>
            <w:ins w:id="91352" w:author="Claude" w:date="2026-10-25T12:00:00Z">
              <w:r>
                <w:t xml:space="preserve">Beat Bisig</w:t>
              </w:r>
            </w:ins>
          </w:p>
        </w:tc>
        <w:tc>
          <w:tcPr>
            <w:tcW w:w="2300" w:type="dxa"/>
            <w:vAlign w:val="center"/>
          </w:tcPr>
          <w:p w14:paraId="1ABF03EF" w14:textId="77777777" w:rsidR="000F1252" w:rsidRDefault="00245843">
            <w:r>
              <w:t>Präsentation, Live-Demo</w:t>
            </w:r>
          </w:p>
        </w:tc>
        <w:tc>
          <w:tcPr>
            <w:tcW w:w="1771" w:type="dxa"/>
            <w:vAlign w:val="center"/>
          </w:tcPr>
          <w:p w14:paraId="2D06BA2C" w14:textId="77777777" w:rsidR="000F1252" w:rsidRDefault="00245843">
            <w:del w:id="91401" w:author="Claude" w:date="2026-10-25T12:00:00Z">
              <w:r>
                <w:delText>M5 Präsentation und Abnahme</w:delText>
              </w:r>
            </w:del>
            <w:ins w:id="91402" w:author="Claude" w:date="2026-10-25T12:00:00Z">
              <w:r>
                <w:t xml:space="preserve">Präsentation und Abnahme (nach M5, Termin gemäss Lehrperson)</w:t>
              </w:r>
            </w:ins>
          </w:p>
        </w:tc>
      </w:tr>
      <w:tr w:rsidR="000F1252" w14:paraId="135952AF" w14:textId="77777777">
        <w:trPr>
          <w:cantSplit/>
        </w:trPr>
        <w:tc>
          <w:tcPr>
            <w:tcW w:w="2200" w:type="dxa"/>
            <w:vAlign w:val="center"/>
          </w:tcPr>
          <w:p w14:paraId="6971C048" w14:textId="77777777" w:rsidR="000F1252" w:rsidRDefault="00245843">
            <w:r>
              <w:t>7 Abschluss</w:t>
            </w:r>
          </w:p>
        </w:tc>
        <w:tc>
          <w:tcPr>
            <w:tcW w:w="2800" w:type="dxa"/>
            <w:vAlign w:val="center"/>
          </w:tcPr>
          <w:p w14:paraId="4BEA7FB8" w14:textId="77777777" w:rsidR="000F1252" w:rsidRDefault="00245843">
            <w:r>
              <w:t>Zusammenfassung, Vergleich geplant/tatsächlich, Reflexion je Teammitglied, PDF fertigstellen</w:t>
            </w:r>
          </w:p>
        </w:tc>
        <w:tc>
          <w:tcPr>
            <w:tcW w:w="2300" w:type="dxa"/>
            <w:vAlign w:val="center"/>
          </w:tcPr>
          <w:p w14:paraId="7E328F74" w14:textId="77777777" w:rsidR="000F1252" w:rsidRDefault="00245843">
            <w:r>
              <w:t>Zusammenfassung, Reflexionen, fertiges PDF</w:t>
            </w:r>
          </w:p>
        </w:tc>
        <w:tc>
          <w:tcPr>
            <w:tcW w:w="1771" w:type="dxa"/>
            <w:vAlign w:val="center"/>
          </w:tcPr>
          <w:p w14:paraId="74B65EA2" w14:textId="77777777" w:rsidR="000F1252" w:rsidRDefault="00245843">
            <w:r>
              <w:t>M5 Abgabe PDF</w:t>
            </w:r>
          </w:p>
        </w:tc>
      </w:tr>
    </w:tbl>
    <w:p w14:paraId="64C5B15A" w14:textId="77777777" w:rsidR="000F1252" w:rsidRDefault="00245843">
      <w:pPr>
        <w:spacing w:before="120"/>
      </w:pPr>
      <w:r>
        <w:t>Die Termine der Phasen und Meilensteine sind im Kapitel Projektplanung festgehalten.</w:t>
      </w:r>
    </w:p>
    <w:p w14:paraId="0F31C93A" w14:textId="7B6B9C5F" w:rsidR="000F1252" w:rsidRDefault="00245843">
      <w:pPr>
        <w:pStyle w:val="berschrift1"/>
      </w:pPr>
      <w:bookmarkStart w:id="37" w:name="_heading=h.kkvjuye3ebz5"/>
      <w:bookmarkStart w:id="38" w:name="_Toc217807269"/>
      <w:bookmarkStart w:id="39" w:name="_Toc243474840"/>
      <w:bookmarkStart w:id="40" w:name="_Toc2031011610"/>
      <w:bookmarkEnd w:id="37"/>
      <w:r>
        <w:t>Organigramm</w:t>
      </w:r>
      <w:bookmarkEnd w:id="38"/>
      <w:bookmarkEnd w:id="39"/>
      <w:bookmarkEnd w:id="40"/>
    </w:p>
    <w:p w14:paraId="04016F65" w14:textId="77777777" w:rsidR="000F1252" w:rsidRDefault="00245843">
      <w:r>
        <w:t>Das Organigramm zeigt, wer im Projekt welche Rolle hat, wer entscheidet und über welche Wege informiert wird. Eine Projektorganisation ist eine eigene, befristete Organisation innerhalb der bestehenden Organisation (Skript M306, Kap. 3.2).</w:t>
      </w:r>
    </w:p>
    <w:p w14:paraId="461B2772" w14:textId="77777777" w:rsidR="000F1252" w:rsidRDefault="00245843">
      <w:pPr>
        <w:keepNext/>
        <w:spacing w:before="160" w:after="40"/>
      </w:pPr>
      <w:r>
        <w:rPr>
          <w:b/>
          <w:bCs/>
        </w:rPr>
        <w:t>Formen der Projektorganisation</w:t>
      </w:r>
    </w:p>
    <w:p w14:paraId="1AC50B45" w14:textId="77777777" w:rsidR="000F1252" w:rsidRDefault="00245843">
      <w:pPr>
        <w:spacing w:after="40"/>
      </w:pPr>
      <w:r>
        <w:t>Das Skript unterscheidet drei Grundformen (Skript M306, Kap. 3.2.1–3.2.3):</w:t>
      </w:r>
    </w:p>
    <w:p w14:paraId="144E1B27" w14:textId="77777777" w:rsidR="000F1252" w:rsidRDefault="00245843">
      <w:r>
        <w:t>• Reine Projektorganisation: Die Teammitglieder arbeiten vollständig im Projekt, der PL ist ihr Vorgesetzter.</w:t>
      </w:r>
      <w:r>
        <w:br/>
        <w:t>• Matrix-Projektorganisation: Die Teammitglieder bleiben in ihrer Abteilung und sind für das Projekt zusätzlich dem PL unterstellt. Sie haben also zwei Vorgesetzte.</w:t>
      </w:r>
      <w:r>
        <w:br/>
        <w:t>• Stab-Linien-Projektorganisation: Der PL koordiniert das Projekt, hat aber keine formalen Weisungsrechte.</w:t>
      </w:r>
    </w:p>
    <w:p w14:paraId="13746CC8" w14:textId="77777777" w:rsidR="000F1252" w:rsidRDefault="00245843">
      <w:pPr>
        <w:keepNext/>
        <w:spacing w:before="160" w:after="40"/>
      </w:pPr>
      <w:r>
        <w:rPr>
          <w:b/>
          <w:bCs/>
        </w:rPr>
        <w:t>Unsere Projektorganisation</w:t>
      </w:r>
    </w:p>
    <w:p w14:paraId="747DDE50" w14:textId="77777777" w:rsidR="000F1252" w:rsidRDefault="00245843">
      <w:r>
        <w:t>Unser Projekt entspricht am ehesten einer Stab-Linien-Projektorganisation. Lucas Weisshaar leitet das Projekt als Koordinationsaufgabe, ist gegenüber Nicolas Hunger aber nicht weisungsberechtigt, weil beide Lernende derselben Klasse sind. Der Vorteil: Es ist keine organisatorische Umstellung nötig. Der Nachteil: Die Verantwortung ist verteilt, was das Projektrisiko erhöht (Skript M306, Kap. 3.2.3). Dem begegnen wir mit klaren Zuständigkeiten (siehe Ziele) und festen Absprachen.</w:t>
      </w:r>
    </w:p>
    <w:p w14:paraId="1BC6A2F8" w14:textId="77777777" w:rsidR="000F1252" w:rsidRDefault="00245843">
      <w:pPr>
        <w:keepNext/>
        <w:spacing w:before="120" w:after="60"/>
        <w:jc w:val="center"/>
      </w:pPr>
      <w:r>
        <w:rPr>
          <w:noProof/>
        </w:rPr>
        <w:lastRenderedPageBreak/>
        <w:drawing>
          <wp:inline distT="0" distB="0" distL="0" distR="0" wp14:anchorId="37ED600C" wp14:editId="07777777">
            <wp:extent cx="5760000" cy="3260160"/>
            <wp:effectExtent l="0" t="0" r="0" b="0"/>
            <wp:docPr id="1" name="Organigramm" descr="Organigramm des Projekts: Auftraggeber Beat Bisig, Projektleiter Lucas Weisshaar, Projektteam Nicolas Hunger und Lucas Weisshaar, Fachvertreter Testperson aus der Zielgruppe, Stakeholder Zielgruppe und Tool-Anbi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m.png"/>
                    <pic:cNvPicPr/>
                  </pic:nvPicPr>
                  <pic:blipFill>
                    <a:blip r:embed="rId8"/>
                    <a:stretch>
                      <a:fillRect/>
                    </a:stretch>
                  </pic:blipFill>
                  <pic:spPr>
                    <a:xfrm>
                      <a:off x="0" y="0"/>
                      <a:ext cx="5760000" cy="3260160"/>
                    </a:xfrm>
                    <a:prstGeom prst="rect">
                      <a:avLst/>
                    </a:prstGeom>
                  </pic:spPr>
                </pic:pic>
              </a:graphicData>
            </a:graphic>
          </wp:inline>
        </w:drawing>
      </w:r>
    </w:p>
    <w:p w14:paraId="2E66B9F8" w14:textId="77777777" w:rsidR="000F1252" w:rsidRDefault="00245843">
      <w:pPr>
        <w:spacing w:after="200"/>
        <w:jc w:val="center"/>
      </w:pPr>
      <w:r>
        <w:rPr>
          <w:i/>
          <w:iCs/>
          <w:color w:val="595959"/>
          <w:sz w:val="18"/>
          <w:szCs w:val="18"/>
        </w:rPr>
        <w:t>Abbildung 1: Organigramm des Projekts</w:t>
      </w:r>
    </w:p>
    <w:p w14:paraId="35F92993" w14:textId="77777777" w:rsidR="000F1252" w:rsidRDefault="00245843">
      <w:pPr>
        <w:keepNext/>
        <w:spacing w:before="160" w:after="40"/>
      </w:pPr>
      <w:r>
        <w:rPr>
          <w:b/>
          <w:bCs/>
        </w:rPr>
        <w:t>Rollen und Aufgaben</w:t>
      </w:r>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800"/>
        <w:gridCol w:w="4271"/>
      </w:tblGrid>
      <w:tr w:rsidR="000F1252" w14:paraId="25477C2D" w14:textId="77777777">
        <w:trPr>
          <w:cantSplit/>
          <w:tblHeader/>
        </w:trPr>
        <w:tc>
          <w:tcPr>
            <w:tcW w:w="2000" w:type="dxa"/>
            <w:vAlign w:val="center"/>
          </w:tcPr>
          <w:p w14:paraId="32BCB502" w14:textId="77777777" w:rsidR="000F1252" w:rsidRDefault="00245843">
            <w:r>
              <w:t>Rolle</w:t>
            </w:r>
          </w:p>
        </w:tc>
        <w:tc>
          <w:tcPr>
            <w:tcW w:w="2800" w:type="dxa"/>
            <w:vAlign w:val="center"/>
          </w:tcPr>
          <w:p w14:paraId="0C78E7F2" w14:textId="77777777" w:rsidR="000F1252" w:rsidRDefault="00245843">
            <w:r>
              <w:t>Person</w:t>
            </w:r>
          </w:p>
        </w:tc>
        <w:tc>
          <w:tcPr>
            <w:tcW w:w="4271" w:type="dxa"/>
            <w:vAlign w:val="center"/>
          </w:tcPr>
          <w:p w14:paraId="1566D6B4" w14:textId="77777777" w:rsidR="000F1252" w:rsidRDefault="00245843">
            <w:r>
              <w:t>Aufgaben</w:t>
            </w:r>
          </w:p>
        </w:tc>
      </w:tr>
      <w:tr w:rsidR="000F1252" w14:paraId="6184362D" w14:textId="77777777">
        <w:trPr>
          <w:cantSplit/>
        </w:trPr>
        <w:tc>
          <w:tcPr>
            <w:tcW w:w="2000" w:type="dxa"/>
            <w:vAlign w:val="center"/>
          </w:tcPr>
          <w:p w14:paraId="42739A72" w14:textId="77777777" w:rsidR="000F1252" w:rsidRDefault="00245843">
            <w:r>
              <w:t>Auftraggeber / Steering</w:t>
            </w:r>
          </w:p>
        </w:tc>
        <w:tc>
          <w:tcPr>
            <w:tcW w:w="2800" w:type="dxa"/>
            <w:vAlign w:val="center"/>
          </w:tcPr>
          <w:p w14:paraId="67F8E7EB" w14:textId="77777777" w:rsidR="000F1252" w:rsidRDefault="00245843">
            <w:del w:id="91365" w:author="Claude" w:date="2026-10-25T12:00:00Z">
              <w:r>
                <w:delText xml:space="preserve">Herr Bisig</w:delText>
              </w:r>
            </w:del>
            <w:ins w:id="91366" w:author="Claude" w:date="2026-10-25T12:00:00Z">
              <w:r>
                <w:t xml:space="preserve">Beat Bisig</w:t>
              </w:r>
            </w:ins>
            <w:r>
              <w:t xml:space="preserve">, Lehrperson M306, TBZ</w:t>
            </w:r>
          </w:p>
        </w:tc>
        <w:tc>
          <w:tcPr>
            <w:tcW w:w="4271" w:type="dxa"/>
            <w:vAlign w:val="center"/>
          </w:tcPr>
          <w:p w14:paraId="52E620C6" w14:textId="77777777" w:rsidR="000F1252" w:rsidRDefault="00245843">
            <w:r>
              <w:t>erteilt den Auftrag, legt die Rahmenbedingungen fest, entscheidet bei Änderungen am Umfang, nimmt die Ergebnisse ab</w:t>
            </w:r>
          </w:p>
        </w:tc>
      </w:tr>
      <w:tr w:rsidR="000F1252" w14:paraId="2721A557" w14:textId="77777777">
        <w:trPr>
          <w:cantSplit/>
        </w:trPr>
        <w:tc>
          <w:tcPr>
            <w:tcW w:w="2000" w:type="dxa"/>
            <w:vAlign w:val="center"/>
          </w:tcPr>
          <w:p w14:paraId="281F4BEB" w14:textId="77777777" w:rsidR="000F1252" w:rsidRDefault="00245843">
            <w:r>
              <w:t>Projektleiter (PL)</w:t>
            </w:r>
          </w:p>
        </w:tc>
        <w:tc>
          <w:tcPr>
            <w:tcW w:w="2800" w:type="dxa"/>
            <w:vAlign w:val="center"/>
          </w:tcPr>
          <w:p w14:paraId="53B03B9B" w14:textId="77777777" w:rsidR="000F1252" w:rsidRDefault="00245843">
            <w:r>
              <w:t>Lucas Weisshaar</w:t>
            </w:r>
          </w:p>
        </w:tc>
        <w:tc>
          <w:tcPr>
            <w:tcW w:w="4271" w:type="dxa"/>
            <w:vAlign w:val="center"/>
          </w:tcPr>
          <w:p w14:paraId="2AEB7CDB" w14:textId="77777777" w:rsidR="000F1252" w:rsidRDefault="00245843">
            <w:r>
              <w:t>plant und koordiniert, überwacht Ziele und Termine, führt die Dokumentation, Ansprechperson für den Auftraggeber</w:t>
            </w:r>
          </w:p>
        </w:tc>
      </w:tr>
      <w:tr w:rsidR="000F1252" w14:paraId="15FA531F" w14:textId="77777777">
        <w:trPr>
          <w:cantSplit/>
        </w:trPr>
        <w:tc>
          <w:tcPr>
            <w:tcW w:w="2000" w:type="dxa"/>
            <w:vAlign w:val="center"/>
          </w:tcPr>
          <w:p w14:paraId="50D0D4E5" w14:textId="77777777" w:rsidR="000F1252" w:rsidRDefault="00245843">
            <w:r>
              <w:t>Projektteam</w:t>
            </w:r>
          </w:p>
        </w:tc>
        <w:tc>
          <w:tcPr>
            <w:tcW w:w="2800" w:type="dxa"/>
            <w:vAlign w:val="center"/>
          </w:tcPr>
          <w:p w14:paraId="76842A4F" w14:textId="77777777" w:rsidR="000F1252" w:rsidRDefault="00245843">
            <w:r>
              <w:t>Nicolas Hunger, Lucas Weisshaar</w:t>
            </w:r>
          </w:p>
        </w:tc>
        <w:tc>
          <w:tcPr>
            <w:tcW w:w="4271" w:type="dxa"/>
            <w:vAlign w:val="center"/>
          </w:tcPr>
          <w:p w14:paraId="4757FFBA" w14:textId="77777777" w:rsidR="000F1252" w:rsidRDefault="00245843">
            <w:r>
              <w:t>erarbeitet die Lieferobjekte; Zuständigkeiten gemäss Tabelle «Ziele (SMART)»</w:t>
            </w:r>
          </w:p>
        </w:tc>
      </w:tr>
      <w:tr w:rsidR="000F1252" w14:paraId="309FADAB" w14:textId="77777777">
        <w:trPr>
          <w:cantSplit/>
        </w:trPr>
        <w:tc>
          <w:tcPr>
            <w:tcW w:w="2000" w:type="dxa"/>
            <w:vAlign w:val="center"/>
          </w:tcPr>
          <w:p w14:paraId="3F5389DA" w14:textId="77777777" w:rsidR="000F1252" w:rsidRDefault="00245843">
            <w:r>
              <w:t>Fachvertreter</w:t>
            </w:r>
          </w:p>
        </w:tc>
        <w:tc>
          <w:tcPr>
            <w:tcW w:w="2800" w:type="dxa"/>
            <w:vAlign w:val="center"/>
          </w:tcPr>
          <w:p w14:paraId="02DC55E1" w14:textId="77777777" w:rsidR="000F1252" w:rsidRDefault="00245843">
            <w:del w:id="91137" w:author="Claude" w:date="2026-10-25T12:00:00Z">
              <w:r>
                <w:delText>Testperson aus der Zielgruppe (noch offen)</w:delText>
              </w:r>
            </w:del>
            <w:ins w:id="91138" w:author="Claude" w:date="2026-10-25T12:00:00Z">
              <w:r>
                <w:t xml:space="preserve">Testperson aus der Zielgruppe: Krankenschwester, 48 Jahre</w:t>
              </w:r>
            </w:ins>
          </w:p>
        </w:tc>
        <w:tc>
          <w:tcPr>
            <w:tcW w:w="4271" w:type="dxa"/>
            <w:vAlign w:val="center"/>
          </w:tcPr>
          <w:p w14:paraId="59D73882" w14:textId="77777777" w:rsidR="000F1252" w:rsidRDefault="00245843">
            <w:r>
              <w:t>prüft die Anleitung aus Sicht eines Gelegenheitsnutzers (Ziel 4)</w:t>
            </w:r>
          </w:p>
        </w:tc>
      </w:tr>
      <w:tr w:rsidR="000F1252" w14:paraId="7D7D59C6" w14:textId="77777777">
        <w:trPr>
          <w:cantSplit/>
        </w:trPr>
        <w:tc>
          <w:tcPr>
            <w:tcW w:w="2000" w:type="dxa"/>
            <w:vAlign w:val="center"/>
          </w:tcPr>
          <w:p w14:paraId="78D64CD0" w14:textId="77777777" w:rsidR="000F1252" w:rsidRDefault="00245843">
            <w:r>
              <w:t>Stakeholder</w:t>
            </w:r>
          </w:p>
        </w:tc>
        <w:tc>
          <w:tcPr>
            <w:tcW w:w="2800" w:type="dxa"/>
            <w:vAlign w:val="center"/>
          </w:tcPr>
          <w:p w14:paraId="504DC3A5" w14:textId="77777777" w:rsidR="000F1252" w:rsidRDefault="00245843">
            <w:r>
              <w:t xml:space="preserve">Zielgruppe (Gelegenheitsnutzer); Tool-Anbieter Google, OpenAI, </w:t>
            </w:r>
            <w:proofErr w:type="spellStart"/>
            <w:r>
              <w:t>Leonardo.Ai</w:t>
            </w:r>
            <w:proofErr w:type="spellEnd"/>
          </w:p>
        </w:tc>
        <w:tc>
          <w:tcPr>
            <w:tcW w:w="4271" w:type="dxa"/>
            <w:vAlign w:val="center"/>
          </w:tcPr>
          <w:p w14:paraId="525762FD" w14:textId="77777777" w:rsidR="000F1252" w:rsidRDefault="00245843">
            <w:r>
              <w:t>Die Zielgruppe profitiert von Empfehlung und Anleitung; die Anbieter bestimmen Funktionen und Gratis-Limiten der Tools</w:t>
            </w:r>
          </w:p>
        </w:tc>
      </w:tr>
    </w:tbl>
    <w:p w14:paraId="4CEA0747" w14:textId="2416C717" w:rsidR="000F1252" w:rsidRDefault="00245843">
      <w:pPr>
        <w:pStyle w:val="berschrift1"/>
      </w:pPr>
      <w:bookmarkStart w:id="41" w:name="_heading=h.b4ys0xnvkq0n"/>
      <w:bookmarkStart w:id="42" w:name="_Toc1607772476"/>
      <w:bookmarkStart w:id="43" w:name="_Toc243474841"/>
      <w:bookmarkStart w:id="44" w:name="_Toc973215424"/>
      <w:bookmarkEnd w:id="41"/>
      <w:r>
        <w:t>Projektplanung inklusive Lieferobjekte pro Phase</w:t>
      </w:r>
      <w:bookmarkEnd w:id="42"/>
      <w:bookmarkEnd w:id="43"/>
      <w:bookmarkEnd w:id="44"/>
    </w:p>
    <w:p w14:paraId="4925FC7E" w14:textId="77777777" w:rsidR="000F1252" w:rsidRDefault="00245843">
      <w:r>
        <w:t xml:space="preserve">Die Projektplanung legt fest, welche Arbeitspakete in welcher Reihenfolge, von wem und mit welchem Aufwand erledigt werden. Sie schafft Transparenz, erleichtert die Kommunikation im Team und macht den Fortschritt kontrollierbar (Skript M306, Kap. 2.3). Dazu wird das Projekt in nummerierte Arbeitspakete gegliedert (Projektstrukturplan</w:t>
      </w:r>
      <w:del w:id="91333" w:author="Claude" w:date="2026-10-25T12:00:00Z">
        <w:r>
          <w:delText xml:space="preserve">, Skript M306, Kap. 2.5.1)</w:delText>
        </w:r>
      </w:del>
      <w:ins w:id="91334" w:author="Claude" w:date="2026-10-25T12:00:00Z">
        <w:r>
          <w:t xml:space="preserve">)</w:t>
        </w:r>
      </w:ins>
      <w:r>
        <w:t xml:space="preserve">. Der Gantt-Plan zeigt diese Pakete auf einer Zeitachse; Meilensteine sind Zeitpunkte ohne Dauer und markieren den Abschluss einer Phase (Skript M306, Kap. 2.5.5).</w:t>
      </w:r>
    </w:p>
    <w:p w14:paraId="51545579" w14:textId="77777777" w:rsidR="000F1252" w:rsidRDefault="00245843">
      <w:r>
        <w:t xml:space="preserve">Wir planen in Kalenderwochen (KW) mit der Vorlage aus dem Modul. Der Aufwand ist geschätzt; am Projektende vergleichen wir ihn mit dem tatsächlichen Aufwand</w:t>
      </w:r>
      <w:del w:id="91335" w:author="Claude" w:date="2026-10-25T12:00:00Z">
        <w:r>
          <w:delText xml:space="preserve"> (Skript M306, Kap. 2.2)</w:delText>
        </w:r>
      </w:del>
      <w:r>
        <w:t xml:space="preserve">. Die Qualität sichern wir so: Bei jedem Meilenstein prüft der Projektleiter die </w:t>
      </w:r>
      <w:r>
        <w:lastRenderedPageBreak/>
      </w:r>
      <w:r>
        <w:t xml:space="preserve">Lieferobjekte, die Anleitung prüft in Phase 5 eine Testperson, und </w:t>
      </w:r>
      <w:del w:id="91367" w:author="Claude" w:date="2026-10-25T12:00:00Z">
        <w:r>
          <w:delText xml:space="preserve">Herr Bisig</w:delText>
        </w:r>
      </w:del>
      <w:ins w:id="91368" w:author="Claude" w:date="2026-10-25T12:00:00Z">
        <w:r>
          <w:t xml:space="preserve">Beat Bisig</w:t>
        </w:r>
      </w:ins>
      <w:r>
        <w:t xml:space="preserve"> nimmt das Projekt in Phase 6 ab. Ein Teil der Arbeit fällt in die Herbstferien (KW 41–42) und wird ausserhalb des Unterrichts erledigt.</w:t>
      </w:r>
    </w:p>
    <w:p w14:paraId="2B5FEBC9" w14:textId="77777777" w:rsidR="000F1252" w:rsidRDefault="00245843">
      <w:pPr>
        <w:keepNext/>
        <w:spacing w:before="160" w:after="40"/>
      </w:pPr>
      <w:r>
        <w:rPr>
          <w:b/>
          <w:bCs/>
        </w:rPr>
        <w:t>Gantt-Plan</w:t>
      </w:r>
    </w:p>
    <w:tbl>
      <w:tblPr>
        <w:tblStyle w:val="a0"/>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550"/>
        <w:gridCol w:w="2850"/>
        <w:gridCol w:w="2050"/>
        <w:gridCol w:w="500"/>
        <w:gridCol w:w="801"/>
        <w:gridCol w:w="464"/>
        <w:gridCol w:w="464"/>
        <w:gridCol w:w="464"/>
        <w:gridCol w:w="464"/>
        <w:gridCol w:w="464"/>
      </w:tblGrid>
      <w:tr w:rsidR="000F1252" w14:paraId="3EDDA84A" w14:textId="77777777">
        <w:trPr>
          <w:cantSplit/>
          <w:tblHeader/>
        </w:trPr>
        <w:tc>
          <w:tcPr>
            <w:tcW w:w="550" w:type="dxa"/>
            <w:shd w:val="clear" w:color="auto" w:fill="DCE6F2"/>
            <w:vAlign w:val="center"/>
          </w:tcPr>
          <w:p w14:paraId="19E535EB" w14:textId="77777777" w:rsidR="000F1252" w:rsidRDefault="00245843">
            <w:r>
              <w:rPr>
                <w:b/>
                <w:bCs/>
                <w:sz w:val="18"/>
                <w:szCs w:val="18"/>
              </w:rPr>
              <w:t>ID</w:t>
            </w:r>
          </w:p>
        </w:tc>
        <w:tc>
          <w:tcPr>
            <w:tcW w:w="2850" w:type="dxa"/>
            <w:shd w:val="clear" w:color="auto" w:fill="DCE6F2"/>
            <w:vAlign w:val="center"/>
          </w:tcPr>
          <w:p w14:paraId="09523F2F" w14:textId="77777777" w:rsidR="000F1252" w:rsidRDefault="00245843">
            <w:r>
              <w:rPr>
                <w:b/>
                <w:bCs/>
                <w:sz w:val="18"/>
                <w:szCs w:val="18"/>
              </w:rPr>
              <w:t>Arbeitspaket / Meilenstein</w:t>
            </w:r>
          </w:p>
        </w:tc>
        <w:tc>
          <w:tcPr>
            <w:tcW w:w="2050" w:type="dxa"/>
            <w:shd w:val="clear" w:color="auto" w:fill="DCE6F2"/>
            <w:vAlign w:val="center"/>
          </w:tcPr>
          <w:p w14:paraId="334E9424" w14:textId="77777777" w:rsidR="000F1252" w:rsidRDefault="00245843">
            <w:r>
              <w:rPr>
                <w:b/>
                <w:bCs/>
                <w:sz w:val="18"/>
                <w:szCs w:val="18"/>
              </w:rPr>
              <w:t>Lieferergebnis</w:t>
            </w:r>
          </w:p>
        </w:tc>
        <w:tc>
          <w:tcPr>
            <w:tcW w:w="500" w:type="dxa"/>
            <w:shd w:val="clear" w:color="auto" w:fill="DCE6F2"/>
            <w:vAlign w:val="center"/>
          </w:tcPr>
          <w:p w14:paraId="6895E70B" w14:textId="77777777" w:rsidR="000F1252" w:rsidRDefault="00245843">
            <w:pPr>
              <w:jc w:val="center"/>
            </w:pPr>
            <w:r>
              <w:rPr>
                <w:b/>
                <w:bCs/>
                <w:sz w:val="18"/>
                <w:szCs w:val="18"/>
              </w:rPr>
              <w:t>h</w:t>
            </w:r>
          </w:p>
        </w:tc>
        <w:tc>
          <w:tcPr>
            <w:tcW w:w="801" w:type="dxa"/>
            <w:shd w:val="clear" w:color="auto" w:fill="DCE6F2"/>
            <w:vAlign w:val="center"/>
          </w:tcPr>
          <w:p w14:paraId="59CD7327" w14:textId="77777777" w:rsidR="000F1252" w:rsidRDefault="00245843">
            <w:r>
              <w:rPr>
                <w:b/>
                <w:bCs/>
                <w:sz w:val="18"/>
                <w:szCs w:val="18"/>
              </w:rPr>
              <w:t>Wer</w:t>
            </w:r>
          </w:p>
        </w:tc>
        <w:tc>
          <w:tcPr>
            <w:tcW w:w="464" w:type="dxa"/>
            <w:shd w:val="clear" w:color="auto" w:fill="DCE6F2"/>
            <w:vAlign w:val="center"/>
          </w:tcPr>
          <w:p w14:paraId="39C7770F" w14:textId="77777777" w:rsidR="000F1252" w:rsidRDefault="00245843">
            <w:pPr>
              <w:jc w:val="center"/>
            </w:pPr>
            <w:r>
              <w:rPr>
                <w:b/>
                <w:bCs/>
                <w:sz w:val="18"/>
                <w:szCs w:val="18"/>
              </w:rPr>
              <w:t>KW</w:t>
            </w:r>
            <w:r>
              <w:rPr>
                <w:sz w:val="18"/>
                <w:szCs w:val="18"/>
              </w:rPr>
              <w:br/>
            </w:r>
            <w:r>
              <w:rPr>
                <w:b/>
                <w:bCs/>
                <w:sz w:val="18"/>
                <w:szCs w:val="18"/>
              </w:rPr>
              <w:t>39</w:t>
            </w:r>
          </w:p>
        </w:tc>
        <w:tc>
          <w:tcPr>
            <w:tcW w:w="464" w:type="dxa"/>
            <w:shd w:val="clear" w:color="auto" w:fill="DCE6F2"/>
            <w:vAlign w:val="center"/>
          </w:tcPr>
          <w:p w14:paraId="342F56C3" w14:textId="77777777" w:rsidR="000F1252" w:rsidRDefault="00245843">
            <w:pPr>
              <w:jc w:val="center"/>
            </w:pPr>
            <w:r>
              <w:rPr>
                <w:b/>
                <w:bCs/>
                <w:sz w:val="18"/>
                <w:szCs w:val="18"/>
              </w:rPr>
              <w:t>KW</w:t>
            </w:r>
            <w:r>
              <w:rPr>
                <w:sz w:val="18"/>
                <w:szCs w:val="18"/>
              </w:rPr>
              <w:br/>
            </w:r>
            <w:r>
              <w:rPr>
                <w:b/>
                <w:bCs/>
                <w:sz w:val="18"/>
                <w:szCs w:val="18"/>
              </w:rPr>
              <w:t>40</w:t>
            </w:r>
          </w:p>
        </w:tc>
        <w:tc>
          <w:tcPr>
            <w:tcW w:w="464" w:type="dxa"/>
            <w:shd w:val="clear" w:color="auto" w:fill="DCE6F2"/>
            <w:vAlign w:val="center"/>
          </w:tcPr>
          <w:p w14:paraId="1720484A" w14:textId="77777777" w:rsidR="000F1252" w:rsidRDefault="00245843">
            <w:pPr>
              <w:jc w:val="center"/>
            </w:pPr>
            <w:r>
              <w:rPr>
                <w:b/>
                <w:bCs/>
                <w:sz w:val="18"/>
                <w:szCs w:val="18"/>
              </w:rPr>
              <w:t>KW</w:t>
            </w:r>
            <w:r>
              <w:rPr>
                <w:sz w:val="18"/>
                <w:szCs w:val="18"/>
              </w:rPr>
              <w:br/>
            </w:r>
            <w:r>
              <w:rPr>
                <w:b/>
                <w:bCs/>
                <w:sz w:val="18"/>
                <w:szCs w:val="18"/>
              </w:rPr>
              <w:t>41</w:t>
            </w:r>
          </w:p>
        </w:tc>
        <w:tc>
          <w:tcPr>
            <w:tcW w:w="464" w:type="dxa"/>
            <w:shd w:val="clear" w:color="auto" w:fill="DCE6F2"/>
            <w:vAlign w:val="center"/>
          </w:tcPr>
          <w:p w14:paraId="4C82035E" w14:textId="77777777" w:rsidR="000F1252" w:rsidRDefault="00245843">
            <w:pPr>
              <w:jc w:val="center"/>
            </w:pPr>
            <w:r>
              <w:rPr>
                <w:b/>
                <w:bCs/>
                <w:sz w:val="18"/>
                <w:szCs w:val="18"/>
              </w:rPr>
              <w:t>KW</w:t>
            </w:r>
            <w:r>
              <w:rPr>
                <w:sz w:val="18"/>
                <w:szCs w:val="18"/>
              </w:rPr>
              <w:br/>
            </w:r>
            <w:r>
              <w:rPr>
                <w:b/>
                <w:bCs/>
                <w:sz w:val="18"/>
                <w:szCs w:val="18"/>
              </w:rPr>
              <w:t>42</w:t>
            </w:r>
          </w:p>
        </w:tc>
        <w:tc>
          <w:tcPr>
            <w:tcW w:w="464" w:type="dxa"/>
            <w:shd w:val="clear" w:color="auto" w:fill="DCE6F2"/>
            <w:vAlign w:val="center"/>
          </w:tcPr>
          <w:p w14:paraId="32C807BD" w14:textId="77777777" w:rsidR="000F1252" w:rsidRDefault="00245843">
            <w:pPr>
              <w:jc w:val="center"/>
            </w:pPr>
            <w:r>
              <w:rPr>
                <w:b/>
                <w:bCs/>
                <w:sz w:val="18"/>
                <w:szCs w:val="18"/>
              </w:rPr>
              <w:t>KW</w:t>
            </w:r>
            <w:r>
              <w:rPr>
                <w:sz w:val="18"/>
                <w:szCs w:val="18"/>
              </w:rPr>
              <w:br/>
            </w:r>
            <w:r>
              <w:rPr>
                <w:b/>
                <w:bCs/>
                <w:sz w:val="18"/>
                <w:szCs w:val="18"/>
              </w:rPr>
              <w:t>43</w:t>
            </w:r>
          </w:p>
        </w:tc>
      </w:tr>
      <w:tr w:rsidR="000F1252" w14:paraId="590D2891" w14:textId="77777777">
        <w:trPr>
          <w:cantSplit/>
        </w:trPr>
        <w:tc>
          <w:tcPr>
            <w:tcW w:w="9071" w:type="dxa"/>
            <w:gridSpan w:val="10"/>
            <w:shd w:val="clear" w:color="auto" w:fill="F2F2F2"/>
            <w:vAlign w:val="center"/>
          </w:tcPr>
          <w:p w14:paraId="588DF56C" w14:textId="77777777" w:rsidR="000F1252" w:rsidRDefault="00245843">
            <w:pPr>
              <w:keepNext/>
            </w:pPr>
            <w:r>
              <w:rPr>
                <w:b/>
                <w:bCs/>
                <w:sz w:val="18"/>
                <w:szCs w:val="18"/>
              </w:rPr>
              <w:t>1 Initialisierung</w:t>
            </w:r>
          </w:p>
        </w:tc>
      </w:tr>
      <w:tr w:rsidR="000F1252" w14:paraId="3CF66919" w14:textId="77777777">
        <w:trPr>
          <w:cantSplit/>
        </w:trPr>
        <w:tc>
          <w:tcPr>
            <w:tcW w:w="550" w:type="dxa"/>
            <w:vAlign w:val="center"/>
          </w:tcPr>
          <w:p w14:paraId="68DA37F0" w14:textId="77777777" w:rsidR="000F1252" w:rsidRDefault="00245843">
            <w:r>
              <w:rPr>
                <w:sz w:val="18"/>
                <w:szCs w:val="18"/>
              </w:rPr>
              <w:t>1.1</w:t>
            </w:r>
          </w:p>
        </w:tc>
        <w:tc>
          <w:tcPr>
            <w:tcW w:w="2850" w:type="dxa"/>
            <w:vAlign w:val="center"/>
          </w:tcPr>
          <w:p w14:paraId="16A0D64B" w14:textId="77777777" w:rsidR="000F1252" w:rsidRDefault="00245843">
            <w:r>
              <w:rPr>
                <w:sz w:val="18"/>
                <w:szCs w:val="18"/>
              </w:rPr>
              <w:t>Kick-off: Auftrag klären, Thema und Tools wählen</w:t>
            </w:r>
          </w:p>
        </w:tc>
        <w:tc>
          <w:tcPr>
            <w:tcW w:w="2050" w:type="dxa"/>
            <w:vAlign w:val="center"/>
          </w:tcPr>
          <w:p w14:paraId="3349C880" w14:textId="77777777" w:rsidR="000F1252" w:rsidRDefault="00245843">
            <w:r>
              <w:rPr>
                <w:sz w:val="18"/>
                <w:szCs w:val="18"/>
              </w:rPr>
              <w:t>Themenentscheid, Tool-Auswahl</w:t>
            </w:r>
          </w:p>
        </w:tc>
        <w:tc>
          <w:tcPr>
            <w:tcW w:w="500" w:type="dxa"/>
            <w:vAlign w:val="center"/>
          </w:tcPr>
          <w:p w14:paraId="309D9464" w14:textId="77777777" w:rsidR="000F1252" w:rsidRDefault="00245843">
            <w:pPr>
              <w:jc w:val="center"/>
            </w:pPr>
            <w:r>
              <w:rPr>
                <w:sz w:val="18"/>
                <w:szCs w:val="18"/>
              </w:rPr>
              <w:t>2</w:t>
            </w:r>
          </w:p>
        </w:tc>
        <w:tc>
          <w:tcPr>
            <w:tcW w:w="801" w:type="dxa"/>
            <w:vAlign w:val="center"/>
          </w:tcPr>
          <w:p w14:paraId="28529B85" w14:textId="77777777" w:rsidR="000F1252" w:rsidRDefault="00245843">
            <w:r>
              <w:rPr>
                <w:sz w:val="18"/>
                <w:szCs w:val="18"/>
              </w:rPr>
              <w:t>beide</w:t>
            </w:r>
          </w:p>
        </w:tc>
        <w:tc>
          <w:tcPr>
            <w:tcW w:w="464" w:type="dxa"/>
            <w:shd w:val="clear" w:color="auto" w:fill="8EAADB"/>
            <w:vAlign w:val="center"/>
          </w:tcPr>
          <w:p w14:paraId="0424F2F8" w14:textId="77777777" w:rsidR="000F1252" w:rsidRDefault="000F1252"/>
        </w:tc>
        <w:tc>
          <w:tcPr>
            <w:tcW w:w="464" w:type="dxa"/>
            <w:vAlign w:val="center"/>
          </w:tcPr>
          <w:p w14:paraId="1889C9AC" w14:textId="77777777" w:rsidR="000F1252" w:rsidRDefault="000F1252"/>
        </w:tc>
        <w:tc>
          <w:tcPr>
            <w:tcW w:w="464" w:type="dxa"/>
            <w:vAlign w:val="center"/>
          </w:tcPr>
          <w:p w14:paraId="790A7A16" w14:textId="77777777" w:rsidR="000F1252" w:rsidRDefault="000F1252"/>
        </w:tc>
        <w:tc>
          <w:tcPr>
            <w:tcW w:w="464" w:type="dxa"/>
            <w:vAlign w:val="center"/>
          </w:tcPr>
          <w:p w14:paraId="21FA9D73" w14:textId="77777777" w:rsidR="000F1252" w:rsidRDefault="000F1252"/>
        </w:tc>
        <w:tc>
          <w:tcPr>
            <w:tcW w:w="464" w:type="dxa"/>
            <w:vAlign w:val="center"/>
          </w:tcPr>
          <w:p w14:paraId="2676F735" w14:textId="77777777" w:rsidR="000F1252" w:rsidRDefault="000F1252"/>
        </w:tc>
      </w:tr>
      <w:tr w:rsidR="000F1252" w14:paraId="1C6EAEE9" w14:textId="77777777">
        <w:trPr>
          <w:cantSplit/>
        </w:trPr>
        <w:tc>
          <w:tcPr>
            <w:tcW w:w="550" w:type="dxa"/>
            <w:vAlign w:val="center"/>
          </w:tcPr>
          <w:p w14:paraId="542AAA70" w14:textId="77777777" w:rsidR="000F1252" w:rsidRDefault="00245843">
            <w:r>
              <w:rPr>
                <w:sz w:val="18"/>
                <w:szCs w:val="18"/>
              </w:rPr>
              <w:t>1.2</w:t>
            </w:r>
          </w:p>
        </w:tc>
        <w:tc>
          <w:tcPr>
            <w:tcW w:w="2850" w:type="dxa"/>
            <w:vAlign w:val="center"/>
          </w:tcPr>
          <w:p w14:paraId="03D97A09" w14:textId="77777777" w:rsidR="000F1252" w:rsidRDefault="00245843">
            <w:r>
              <w:rPr>
                <w:sz w:val="18"/>
                <w:szCs w:val="18"/>
              </w:rPr>
              <w:t>Einleitung, SMART-Ziele, Projektantrag</w:t>
            </w:r>
          </w:p>
        </w:tc>
        <w:tc>
          <w:tcPr>
            <w:tcW w:w="2050" w:type="dxa"/>
            <w:vAlign w:val="center"/>
          </w:tcPr>
          <w:p w14:paraId="492B5B99" w14:textId="77777777" w:rsidR="000F1252" w:rsidRDefault="00245843">
            <w:r>
              <w:rPr>
                <w:sz w:val="18"/>
                <w:szCs w:val="18"/>
              </w:rPr>
              <w:t>Einleitung, Ziele, Projektantrag</w:t>
            </w:r>
          </w:p>
        </w:tc>
        <w:tc>
          <w:tcPr>
            <w:tcW w:w="500" w:type="dxa"/>
            <w:vAlign w:val="center"/>
          </w:tcPr>
          <w:p w14:paraId="1F65DC7E" w14:textId="77777777" w:rsidR="000F1252" w:rsidRDefault="00245843">
            <w:pPr>
              <w:jc w:val="center"/>
            </w:pPr>
            <w:r>
              <w:rPr>
                <w:sz w:val="18"/>
                <w:szCs w:val="18"/>
              </w:rPr>
              <w:t>3</w:t>
            </w:r>
          </w:p>
        </w:tc>
        <w:tc>
          <w:tcPr>
            <w:tcW w:w="801" w:type="dxa"/>
            <w:vAlign w:val="center"/>
          </w:tcPr>
          <w:p w14:paraId="21C8946F" w14:textId="77777777" w:rsidR="000F1252" w:rsidRDefault="00245843">
            <w:r>
              <w:rPr>
                <w:sz w:val="18"/>
                <w:szCs w:val="18"/>
              </w:rPr>
              <w:t>Lucas</w:t>
            </w:r>
          </w:p>
        </w:tc>
        <w:tc>
          <w:tcPr>
            <w:tcW w:w="464" w:type="dxa"/>
            <w:vAlign w:val="center"/>
          </w:tcPr>
          <w:p w14:paraId="26F324D1" w14:textId="77777777" w:rsidR="000F1252" w:rsidRDefault="000F1252"/>
        </w:tc>
        <w:tc>
          <w:tcPr>
            <w:tcW w:w="464" w:type="dxa"/>
            <w:shd w:val="clear" w:color="auto" w:fill="8EAADB"/>
            <w:vAlign w:val="center"/>
          </w:tcPr>
          <w:p w14:paraId="58D82C22" w14:textId="77777777" w:rsidR="000F1252" w:rsidRDefault="000F1252"/>
        </w:tc>
        <w:tc>
          <w:tcPr>
            <w:tcW w:w="464" w:type="dxa"/>
            <w:vAlign w:val="center"/>
          </w:tcPr>
          <w:p w14:paraId="7821F5C1" w14:textId="77777777" w:rsidR="000F1252" w:rsidRDefault="000F1252"/>
        </w:tc>
        <w:tc>
          <w:tcPr>
            <w:tcW w:w="464" w:type="dxa"/>
            <w:vAlign w:val="center"/>
          </w:tcPr>
          <w:p w14:paraId="49DDF269" w14:textId="77777777" w:rsidR="000F1252" w:rsidRDefault="000F1252"/>
        </w:tc>
        <w:tc>
          <w:tcPr>
            <w:tcW w:w="464" w:type="dxa"/>
            <w:vAlign w:val="center"/>
          </w:tcPr>
          <w:p w14:paraId="62A98560" w14:textId="77777777" w:rsidR="000F1252" w:rsidRDefault="000F1252"/>
        </w:tc>
      </w:tr>
      <w:tr w:rsidR="000F1252" w14:paraId="0DC6EB5A" w14:textId="77777777">
        <w:trPr>
          <w:cantSplit/>
        </w:trPr>
        <w:tc>
          <w:tcPr>
            <w:tcW w:w="550" w:type="dxa"/>
            <w:vAlign w:val="center"/>
          </w:tcPr>
          <w:p w14:paraId="5D38DDDC" w14:textId="77777777" w:rsidR="000F1252" w:rsidRDefault="00245843">
            <w:r>
              <w:rPr>
                <w:sz w:val="18"/>
                <w:szCs w:val="18"/>
              </w:rPr>
              <w:t>1.3</w:t>
            </w:r>
          </w:p>
        </w:tc>
        <w:tc>
          <w:tcPr>
            <w:tcW w:w="2850" w:type="dxa"/>
            <w:vAlign w:val="center"/>
          </w:tcPr>
          <w:p w14:paraId="69A42A1E" w14:textId="77777777" w:rsidR="000F1252" w:rsidRDefault="00245843">
            <w:r>
              <w:rPr>
                <w:sz w:val="18"/>
                <w:szCs w:val="18"/>
              </w:rPr>
              <w:t>Vorgehen, Organigramm, Projektplanung</w:t>
            </w:r>
          </w:p>
        </w:tc>
        <w:tc>
          <w:tcPr>
            <w:tcW w:w="2050" w:type="dxa"/>
            <w:vAlign w:val="center"/>
          </w:tcPr>
          <w:p w14:paraId="59F0C200" w14:textId="77777777" w:rsidR="000F1252" w:rsidRDefault="00245843">
            <w:r>
              <w:rPr>
                <w:sz w:val="18"/>
                <w:szCs w:val="18"/>
              </w:rPr>
              <w:t>Phasenmodell, Organigramm, Projektplan</w:t>
            </w:r>
          </w:p>
        </w:tc>
        <w:tc>
          <w:tcPr>
            <w:tcW w:w="500" w:type="dxa"/>
            <w:vAlign w:val="center"/>
          </w:tcPr>
          <w:p w14:paraId="044F5292" w14:textId="77777777" w:rsidR="000F1252" w:rsidRDefault="00245843">
            <w:pPr>
              <w:jc w:val="center"/>
            </w:pPr>
            <w:r>
              <w:rPr>
                <w:sz w:val="18"/>
                <w:szCs w:val="18"/>
              </w:rPr>
              <w:t>3</w:t>
            </w:r>
          </w:p>
        </w:tc>
        <w:tc>
          <w:tcPr>
            <w:tcW w:w="801" w:type="dxa"/>
            <w:vAlign w:val="center"/>
          </w:tcPr>
          <w:p w14:paraId="721F52F9" w14:textId="77777777" w:rsidR="000F1252" w:rsidRDefault="00245843">
            <w:r>
              <w:rPr>
                <w:sz w:val="18"/>
                <w:szCs w:val="18"/>
              </w:rPr>
              <w:t>Lucas</w:t>
            </w:r>
          </w:p>
        </w:tc>
        <w:tc>
          <w:tcPr>
            <w:tcW w:w="464" w:type="dxa"/>
            <w:vAlign w:val="center"/>
          </w:tcPr>
          <w:p w14:paraId="36BF138B" w14:textId="77777777" w:rsidR="000F1252" w:rsidRDefault="000F1252"/>
        </w:tc>
        <w:tc>
          <w:tcPr>
            <w:tcW w:w="464" w:type="dxa"/>
            <w:shd w:val="clear" w:color="auto" w:fill="8EAADB"/>
            <w:vAlign w:val="center"/>
          </w:tcPr>
          <w:p w14:paraId="5B5D835A" w14:textId="77777777" w:rsidR="000F1252" w:rsidRDefault="000F1252"/>
        </w:tc>
        <w:tc>
          <w:tcPr>
            <w:tcW w:w="464" w:type="dxa"/>
            <w:vAlign w:val="center"/>
          </w:tcPr>
          <w:p w14:paraId="2D84F4F4" w14:textId="77777777" w:rsidR="000F1252" w:rsidRDefault="000F1252"/>
        </w:tc>
        <w:tc>
          <w:tcPr>
            <w:tcW w:w="464" w:type="dxa"/>
            <w:vAlign w:val="center"/>
          </w:tcPr>
          <w:p w14:paraId="60B605A3" w14:textId="77777777" w:rsidR="000F1252" w:rsidRDefault="000F1252"/>
        </w:tc>
        <w:tc>
          <w:tcPr>
            <w:tcW w:w="464" w:type="dxa"/>
            <w:vAlign w:val="center"/>
          </w:tcPr>
          <w:p w14:paraId="4203259E" w14:textId="77777777" w:rsidR="000F1252" w:rsidRDefault="000F1252"/>
        </w:tc>
      </w:tr>
      <w:tr w:rsidR="000F1252" w14:paraId="55B1C899" w14:textId="77777777">
        <w:trPr>
          <w:cantSplit/>
        </w:trPr>
        <w:tc>
          <w:tcPr>
            <w:tcW w:w="550" w:type="dxa"/>
            <w:vAlign w:val="center"/>
          </w:tcPr>
          <w:p w14:paraId="233FA414" w14:textId="77777777" w:rsidR="000F1252" w:rsidRDefault="00245843">
            <w:r>
              <w:rPr>
                <w:sz w:val="18"/>
                <w:szCs w:val="18"/>
              </w:rPr>
              <w:t>1.4</w:t>
            </w:r>
          </w:p>
        </w:tc>
        <w:tc>
          <w:tcPr>
            <w:tcW w:w="2850" w:type="dxa"/>
            <w:vAlign w:val="center"/>
          </w:tcPr>
          <w:p w14:paraId="5B865893" w14:textId="77777777" w:rsidR="000F1252" w:rsidRDefault="00245843">
            <w:r>
              <w:rPr>
                <w:sz w:val="18"/>
                <w:szCs w:val="18"/>
              </w:rPr>
              <w:t>Risikoanalyse und Teamregeln</w:t>
            </w:r>
          </w:p>
        </w:tc>
        <w:tc>
          <w:tcPr>
            <w:tcW w:w="2050" w:type="dxa"/>
            <w:vAlign w:val="center"/>
          </w:tcPr>
          <w:p w14:paraId="4C00D9EA" w14:textId="77777777" w:rsidR="000F1252" w:rsidRDefault="00245843">
            <w:r>
              <w:rPr>
                <w:sz w:val="18"/>
                <w:szCs w:val="18"/>
              </w:rPr>
              <w:t>Risikoregister, Teamregeln</w:t>
            </w:r>
          </w:p>
        </w:tc>
        <w:tc>
          <w:tcPr>
            <w:tcW w:w="500" w:type="dxa"/>
            <w:vAlign w:val="center"/>
          </w:tcPr>
          <w:p w14:paraId="57B4D008" w14:textId="77777777" w:rsidR="000F1252" w:rsidRDefault="00245843">
            <w:pPr>
              <w:jc w:val="center"/>
            </w:pPr>
            <w:r>
              <w:rPr>
                <w:sz w:val="18"/>
                <w:szCs w:val="18"/>
              </w:rPr>
              <w:t>2</w:t>
            </w:r>
          </w:p>
        </w:tc>
        <w:tc>
          <w:tcPr>
            <w:tcW w:w="801" w:type="dxa"/>
            <w:vAlign w:val="center"/>
          </w:tcPr>
          <w:p w14:paraId="4E9D9D92" w14:textId="77777777" w:rsidR="000F1252" w:rsidRDefault="00245843">
            <w:r>
              <w:rPr>
                <w:sz w:val="18"/>
                <w:szCs w:val="18"/>
              </w:rPr>
              <w:t>beide</w:t>
            </w:r>
          </w:p>
        </w:tc>
        <w:tc>
          <w:tcPr>
            <w:tcW w:w="464" w:type="dxa"/>
            <w:vAlign w:val="center"/>
          </w:tcPr>
          <w:p w14:paraId="0FB2BBA4" w14:textId="77777777" w:rsidR="000F1252" w:rsidRDefault="000F1252"/>
        </w:tc>
        <w:tc>
          <w:tcPr>
            <w:tcW w:w="464" w:type="dxa"/>
            <w:shd w:val="clear" w:color="auto" w:fill="8EAADB"/>
            <w:vAlign w:val="center"/>
          </w:tcPr>
          <w:p w14:paraId="56D52EA3" w14:textId="77777777" w:rsidR="000F1252" w:rsidRDefault="000F1252"/>
        </w:tc>
        <w:tc>
          <w:tcPr>
            <w:tcW w:w="464" w:type="dxa"/>
            <w:shd w:val="clear" w:color="auto" w:fill="8EAADB"/>
            <w:vAlign w:val="center"/>
          </w:tcPr>
          <w:p w14:paraId="4B6AF590" w14:textId="77777777" w:rsidR="000F1252" w:rsidRDefault="000F1252"/>
        </w:tc>
        <w:tc>
          <w:tcPr>
            <w:tcW w:w="464" w:type="dxa"/>
            <w:vAlign w:val="center"/>
          </w:tcPr>
          <w:p w14:paraId="615B60B0" w14:textId="77777777" w:rsidR="000F1252" w:rsidRDefault="000F1252"/>
        </w:tc>
        <w:tc>
          <w:tcPr>
            <w:tcW w:w="464" w:type="dxa"/>
            <w:vAlign w:val="center"/>
          </w:tcPr>
          <w:p w14:paraId="099935CE" w14:textId="77777777" w:rsidR="000F1252" w:rsidRDefault="000F1252"/>
        </w:tc>
      </w:tr>
      <w:tr w:rsidR="000F1252" w14:paraId="5C4119CD" w14:textId="77777777">
        <w:trPr>
          <w:cantSplit/>
        </w:trPr>
        <w:tc>
          <w:tcPr>
            <w:tcW w:w="550" w:type="dxa"/>
            <w:vAlign w:val="center"/>
          </w:tcPr>
          <w:p w14:paraId="2069683B" w14:textId="77777777" w:rsidR="000F1252" w:rsidRDefault="00245843">
            <w:r>
              <w:rPr>
                <w:b/>
                <w:bCs/>
                <w:color w:val="C00000"/>
                <w:sz w:val="18"/>
                <w:szCs w:val="18"/>
              </w:rPr>
              <w:t>M0</w:t>
            </w:r>
          </w:p>
        </w:tc>
        <w:tc>
          <w:tcPr>
            <w:tcW w:w="2850" w:type="dxa"/>
            <w:vAlign w:val="center"/>
          </w:tcPr>
          <w:p w14:paraId="06D06053" w14:textId="77777777" w:rsidR="000F1252" w:rsidRDefault="00245843">
            <w:r>
              <w:rPr>
                <w:b/>
                <w:bCs/>
                <w:color w:val="C00000"/>
                <w:sz w:val="18"/>
                <w:szCs w:val="18"/>
              </w:rPr>
              <w:t>◆ Projektstart</w:t>
            </w:r>
          </w:p>
        </w:tc>
        <w:tc>
          <w:tcPr>
            <w:tcW w:w="2050" w:type="dxa"/>
            <w:vAlign w:val="center"/>
          </w:tcPr>
          <w:p w14:paraId="030C0F2C" w14:textId="77777777" w:rsidR="000F1252" w:rsidRDefault="00245843">
            <w:r>
              <w:rPr>
                <w:b/>
                <w:bCs/>
                <w:color w:val="C00000"/>
                <w:sz w:val="18"/>
                <w:szCs w:val="18"/>
              </w:rPr>
              <w:t>Mi 23.09.2026</w:t>
            </w:r>
          </w:p>
        </w:tc>
        <w:tc>
          <w:tcPr>
            <w:tcW w:w="500" w:type="dxa"/>
            <w:vAlign w:val="center"/>
          </w:tcPr>
          <w:p w14:paraId="00AEB540" w14:textId="77777777" w:rsidR="000F1252" w:rsidRDefault="000F1252"/>
        </w:tc>
        <w:tc>
          <w:tcPr>
            <w:tcW w:w="801" w:type="dxa"/>
            <w:vAlign w:val="center"/>
          </w:tcPr>
          <w:p w14:paraId="496BF673" w14:textId="77777777" w:rsidR="000F1252" w:rsidRDefault="000F1252"/>
        </w:tc>
        <w:tc>
          <w:tcPr>
            <w:tcW w:w="464" w:type="dxa"/>
            <w:shd w:val="clear" w:color="auto" w:fill="FF0000"/>
            <w:vAlign w:val="center"/>
          </w:tcPr>
          <w:p w14:paraId="4DDA6BF8" w14:textId="77777777" w:rsidR="000F1252" w:rsidRDefault="00245843">
            <w:pPr>
              <w:jc w:val="center"/>
            </w:pPr>
            <w:r>
              <w:rPr>
                <w:b/>
                <w:bCs/>
                <w:color w:val="FFFFFF"/>
                <w:sz w:val="18"/>
                <w:szCs w:val="18"/>
              </w:rPr>
              <w:t>◆</w:t>
            </w:r>
          </w:p>
        </w:tc>
        <w:tc>
          <w:tcPr>
            <w:tcW w:w="464" w:type="dxa"/>
            <w:vAlign w:val="center"/>
          </w:tcPr>
          <w:p w14:paraId="4F6CD9CA" w14:textId="77777777" w:rsidR="000F1252" w:rsidRDefault="000F1252">
            <w:pPr>
              <w:jc w:val="center"/>
            </w:pPr>
          </w:p>
        </w:tc>
        <w:tc>
          <w:tcPr>
            <w:tcW w:w="464" w:type="dxa"/>
            <w:vAlign w:val="center"/>
          </w:tcPr>
          <w:p w14:paraId="1DEC0C47" w14:textId="77777777" w:rsidR="000F1252" w:rsidRDefault="000F1252">
            <w:pPr>
              <w:jc w:val="center"/>
            </w:pPr>
          </w:p>
        </w:tc>
        <w:tc>
          <w:tcPr>
            <w:tcW w:w="464" w:type="dxa"/>
            <w:vAlign w:val="center"/>
          </w:tcPr>
          <w:p w14:paraId="039FB6DF" w14:textId="77777777" w:rsidR="000F1252" w:rsidRDefault="000F1252">
            <w:pPr>
              <w:jc w:val="center"/>
            </w:pPr>
          </w:p>
        </w:tc>
        <w:tc>
          <w:tcPr>
            <w:tcW w:w="464" w:type="dxa"/>
            <w:vAlign w:val="center"/>
          </w:tcPr>
          <w:p w14:paraId="21372988" w14:textId="77777777" w:rsidR="000F1252" w:rsidRDefault="000F1252">
            <w:pPr>
              <w:jc w:val="center"/>
            </w:pPr>
          </w:p>
        </w:tc>
      </w:tr>
      <w:tr w:rsidR="000F1252" w14:paraId="1D68B512" w14:textId="77777777">
        <w:trPr>
          <w:cantSplit/>
        </w:trPr>
        <w:tc>
          <w:tcPr>
            <w:tcW w:w="550" w:type="dxa"/>
            <w:vAlign w:val="center"/>
          </w:tcPr>
          <w:p w14:paraId="4887ADAE" w14:textId="77777777" w:rsidR="000F1252" w:rsidRDefault="00245843">
            <w:r>
              <w:rPr>
                <w:b/>
                <w:bCs/>
                <w:color w:val="C00000"/>
                <w:sz w:val="18"/>
                <w:szCs w:val="18"/>
              </w:rPr>
              <w:t>M1</w:t>
            </w:r>
          </w:p>
        </w:tc>
        <w:tc>
          <w:tcPr>
            <w:tcW w:w="2850" w:type="dxa"/>
            <w:vAlign w:val="center"/>
          </w:tcPr>
          <w:p w14:paraId="181ECEBF" w14:textId="77777777" w:rsidR="000F1252" w:rsidRDefault="00245843">
            <w:r>
              <w:rPr>
                <w:b/>
                <w:bCs/>
                <w:color w:val="C00000"/>
                <w:sz w:val="18"/>
                <w:szCs w:val="18"/>
              </w:rPr>
              <w:t>◆ Projektantrag erstellt</w:t>
            </w:r>
          </w:p>
        </w:tc>
        <w:tc>
          <w:tcPr>
            <w:tcW w:w="2050" w:type="dxa"/>
            <w:vAlign w:val="center"/>
          </w:tcPr>
          <w:p w14:paraId="70EE2364" w14:textId="77777777" w:rsidR="000F1252" w:rsidRDefault="00245843">
            <w:r>
              <w:rPr>
                <w:b/>
                <w:bCs/>
                <w:color w:val="C00000"/>
                <w:sz w:val="18"/>
                <w:szCs w:val="18"/>
              </w:rPr>
              <w:t>Fr 02.10.2026</w:t>
            </w:r>
          </w:p>
        </w:tc>
        <w:tc>
          <w:tcPr>
            <w:tcW w:w="500" w:type="dxa"/>
            <w:vAlign w:val="center"/>
          </w:tcPr>
          <w:p w14:paraId="7AD0A165" w14:textId="77777777" w:rsidR="000F1252" w:rsidRDefault="000F1252"/>
        </w:tc>
        <w:tc>
          <w:tcPr>
            <w:tcW w:w="801" w:type="dxa"/>
            <w:vAlign w:val="center"/>
          </w:tcPr>
          <w:p w14:paraId="30CC9973" w14:textId="77777777" w:rsidR="000F1252" w:rsidRDefault="000F1252"/>
        </w:tc>
        <w:tc>
          <w:tcPr>
            <w:tcW w:w="464" w:type="dxa"/>
            <w:vAlign w:val="center"/>
          </w:tcPr>
          <w:p w14:paraId="3427B110" w14:textId="77777777" w:rsidR="000F1252" w:rsidRDefault="000F1252">
            <w:pPr>
              <w:jc w:val="center"/>
            </w:pPr>
          </w:p>
        </w:tc>
        <w:tc>
          <w:tcPr>
            <w:tcW w:w="464" w:type="dxa"/>
            <w:shd w:val="clear" w:color="auto" w:fill="FF0000"/>
            <w:vAlign w:val="center"/>
          </w:tcPr>
          <w:p w14:paraId="71C075F2" w14:textId="77777777" w:rsidR="000F1252" w:rsidRDefault="00245843">
            <w:pPr>
              <w:jc w:val="center"/>
            </w:pPr>
            <w:r>
              <w:rPr>
                <w:b/>
                <w:bCs/>
                <w:color w:val="FFFFFF"/>
                <w:sz w:val="18"/>
                <w:szCs w:val="18"/>
              </w:rPr>
              <w:t>◆</w:t>
            </w:r>
          </w:p>
        </w:tc>
        <w:tc>
          <w:tcPr>
            <w:tcW w:w="464" w:type="dxa"/>
            <w:vAlign w:val="center"/>
          </w:tcPr>
          <w:p w14:paraId="7F79BB86" w14:textId="77777777" w:rsidR="000F1252" w:rsidRDefault="000F1252">
            <w:pPr>
              <w:jc w:val="center"/>
            </w:pPr>
          </w:p>
        </w:tc>
        <w:tc>
          <w:tcPr>
            <w:tcW w:w="464" w:type="dxa"/>
            <w:vAlign w:val="center"/>
          </w:tcPr>
          <w:p w14:paraId="7C1BF232" w14:textId="77777777" w:rsidR="000F1252" w:rsidRDefault="000F1252">
            <w:pPr>
              <w:jc w:val="center"/>
            </w:pPr>
          </w:p>
        </w:tc>
        <w:tc>
          <w:tcPr>
            <w:tcW w:w="464" w:type="dxa"/>
            <w:vAlign w:val="center"/>
          </w:tcPr>
          <w:p w14:paraId="5727655E" w14:textId="77777777" w:rsidR="000F1252" w:rsidRDefault="000F1252">
            <w:pPr>
              <w:jc w:val="center"/>
            </w:pPr>
          </w:p>
        </w:tc>
      </w:tr>
      <w:tr w:rsidR="000F1252" w14:paraId="2B4F9738" w14:textId="77777777">
        <w:trPr>
          <w:cantSplit/>
        </w:trPr>
        <w:tc>
          <w:tcPr>
            <w:tcW w:w="9071" w:type="dxa"/>
            <w:gridSpan w:val="10"/>
            <w:shd w:val="clear" w:color="auto" w:fill="F2F2F2"/>
            <w:vAlign w:val="center"/>
          </w:tcPr>
          <w:p w14:paraId="54F738EC" w14:textId="77777777" w:rsidR="000F1252" w:rsidRDefault="00245843">
            <w:pPr>
              <w:keepNext/>
            </w:pPr>
            <w:r>
              <w:rPr>
                <w:b/>
                <w:bCs/>
                <w:sz w:val="18"/>
                <w:szCs w:val="18"/>
              </w:rPr>
              <w:t>2 Anforderungserhebung</w:t>
            </w:r>
          </w:p>
        </w:tc>
      </w:tr>
      <w:tr w:rsidR="000F1252" w14:paraId="3109A261" w14:textId="77777777">
        <w:trPr>
          <w:cantSplit/>
        </w:trPr>
        <w:tc>
          <w:tcPr>
            <w:tcW w:w="550" w:type="dxa"/>
            <w:vAlign w:val="center"/>
          </w:tcPr>
          <w:p w14:paraId="2768FEE3" w14:textId="77777777" w:rsidR="000F1252" w:rsidRDefault="00245843">
            <w:r>
              <w:rPr>
                <w:sz w:val="18"/>
                <w:szCs w:val="18"/>
              </w:rPr>
              <w:t>2.1</w:t>
            </w:r>
          </w:p>
        </w:tc>
        <w:tc>
          <w:tcPr>
            <w:tcW w:w="2850" w:type="dxa"/>
            <w:vAlign w:val="center"/>
          </w:tcPr>
          <w:p w14:paraId="0206FF25" w14:textId="77777777" w:rsidR="000F1252" w:rsidRDefault="00245843">
            <w:r>
              <w:rPr>
                <w:sz w:val="18"/>
                <w:szCs w:val="18"/>
              </w:rPr>
              <w:t>Lastenheft mit Kriterienkatalog (10 Kriterien, 2 Muss, Gewichtung)</w:t>
            </w:r>
          </w:p>
        </w:tc>
        <w:tc>
          <w:tcPr>
            <w:tcW w:w="2050" w:type="dxa"/>
            <w:vAlign w:val="center"/>
          </w:tcPr>
          <w:p w14:paraId="6176D627" w14:textId="77777777" w:rsidR="000F1252" w:rsidRDefault="00245843">
            <w:r>
              <w:rPr>
                <w:sz w:val="18"/>
                <w:szCs w:val="18"/>
              </w:rPr>
              <w:t>Lastenheft, Kriterienkatalog</w:t>
            </w:r>
          </w:p>
        </w:tc>
        <w:tc>
          <w:tcPr>
            <w:tcW w:w="500" w:type="dxa"/>
            <w:vAlign w:val="center"/>
          </w:tcPr>
          <w:p w14:paraId="27027A5A" w14:textId="77777777" w:rsidR="000F1252" w:rsidRDefault="00245843">
            <w:pPr>
              <w:jc w:val="center"/>
            </w:pPr>
            <w:r>
              <w:rPr>
                <w:sz w:val="18"/>
                <w:szCs w:val="18"/>
              </w:rPr>
              <w:t>3</w:t>
            </w:r>
          </w:p>
        </w:tc>
        <w:tc>
          <w:tcPr>
            <w:tcW w:w="801" w:type="dxa"/>
            <w:vAlign w:val="center"/>
          </w:tcPr>
          <w:p w14:paraId="251C938E" w14:textId="77777777" w:rsidR="000F1252" w:rsidRDefault="00245843">
            <w:r>
              <w:rPr>
                <w:sz w:val="18"/>
                <w:szCs w:val="18"/>
              </w:rPr>
              <w:t>Nicolas</w:t>
            </w:r>
          </w:p>
        </w:tc>
        <w:tc>
          <w:tcPr>
            <w:tcW w:w="464" w:type="dxa"/>
            <w:vAlign w:val="center"/>
          </w:tcPr>
          <w:p w14:paraId="545585A7" w14:textId="77777777" w:rsidR="000F1252" w:rsidRDefault="000F1252"/>
        </w:tc>
        <w:tc>
          <w:tcPr>
            <w:tcW w:w="464" w:type="dxa"/>
            <w:vAlign w:val="center"/>
          </w:tcPr>
          <w:p w14:paraId="6FF5340D" w14:textId="77777777" w:rsidR="000F1252" w:rsidRDefault="000F1252"/>
        </w:tc>
        <w:tc>
          <w:tcPr>
            <w:tcW w:w="464" w:type="dxa"/>
            <w:shd w:val="clear" w:color="auto" w:fill="8EAADB"/>
            <w:vAlign w:val="center"/>
          </w:tcPr>
          <w:p w14:paraId="2CDAD581" w14:textId="77777777" w:rsidR="000F1252" w:rsidRDefault="000F1252"/>
        </w:tc>
        <w:tc>
          <w:tcPr>
            <w:tcW w:w="464" w:type="dxa"/>
            <w:vAlign w:val="center"/>
          </w:tcPr>
          <w:p w14:paraId="623D763A" w14:textId="77777777" w:rsidR="000F1252" w:rsidRDefault="000F1252"/>
        </w:tc>
        <w:tc>
          <w:tcPr>
            <w:tcW w:w="464" w:type="dxa"/>
            <w:vAlign w:val="center"/>
          </w:tcPr>
          <w:p w14:paraId="6AED6A08" w14:textId="77777777" w:rsidR="000F1252" w:rsidRDefault="000F1252"/>
        </w:tc>
      </w:tr>
      <w:tr w:rsidR="000F1252" w14:paraId="10FD4862" w14:textId="77777777">
        <w:trPr>
          <w:cantSplit/>
        </w:trPr>
        <w:tc>
          <w:tcPr>
            <w:tcW w:w="550" w:type="dxa"/>
            <w:vAlign w:val="center"/>
          </w:tcPr>
          <w:p w14:paraId="59A72540" w14:textId="77777777" w:rsidR="000F1252" w:rsidRDefault="00245843">
            <w:r>
              <w:rPr>
                <w:sz w:val="18"/>
                <w:szCs w:val="18"/>
              </w:rPr>
              <w:t>2.2</w:t>
            </w:r>
          </w:p>
        </w:tc>
        <w:tc>
          <w:tcPr>
            <w:tcW w:w="2850" w:type="dxa"/>
            <w:vAlign w:val="center"/>
          </w:tcPr>
          <w:p w14:paraId="7C4CE30F" w14:textId="77777777" w:rsidR="000F1252" w:rsidRDefault="00245843">
            <w:r>
              <w:rPr>
                <w:sz w:val="18"/>
                <w:szCs w:val="18"/>
              </w:rPr>
              <w:t>6 Test-Prompts und Bewertungsskala festlegen</w:t>
            </w:r>
          </w:p>
        </w:tc>
        <w:tc>
          <w:tcPr>
            <w:tcW w:w="2050" w:type="dxa"/>
            <w:vAlign w:val="center"/>
          </w:tcPr>
          <w:p w14:paraId="2CAFBC59" w14:textId="77777777" w:rsidR="000F1252" w:rsidRDefault="00245843">
            <w:r>
              <w:rPr>
                <w:sz w:val="18"/>
                <w:szCs w:val="18"/>
              </w:rPr>
              <w:t>Test-Prompts, Bewertungsskala</w:t>
            </w:r>
          </w:p>
        </w:tc>
        <w:tc>
          <w:tcPr>
            <w:tcW w:w="500" w:type="dxa"/>
            <w:vAlign w:val="center"/>
          </w:tcPr>
          <w:p w14:paraId="6CD96C95" w14:textId="77777777" w:rsidR="000F1252" w:rsidRDefault="00245843">
            <w:pPr>
              <w:jc w:val="center"/>
            </w:pPr>
            <w:r>
              <w:rPr>
                <w:sz w:val="18"/>
                <w:szCs w:val="18"/>
              </w:rPr>
              <w:t>1,5</w:t>
            </w:r>
          </w:p>
        </w:tc>
        <w:tc>
          <w:tcPr>
            <w:tcW w:w="801" w:type="dxa"/>
            <w:vAlign w:val="center"/>
          </w:tcPr>
          <w:p w14:paraId="6C27908E" w14:textId="77777777" w:rsidR="000F1252" w:rsidRDefault="00245843">
            <w:r>
              <w:rPr>
                <w:sz w:val="18"/>
                <w:szCs w:val="18"/>
              </w:rPr>
              <w:t>Nicolas</w:t>
            </w:r>
          </w:p>
        </w:tc>
        <w:tc>
          <w:tcPr>
            <w:tcW w:w="464" w:type="dxa"/>
            <w:vAlign w:val="center"/>
          </w:tcPr>
          <w:p w14:paraId="44E17E2A" w14:textId="77777777" w:rsidR="000F1252" w:rsidRDefault="000F1252"/>
        </w:tc>
        <w:tc>
          <w:tcPr>
            <w:tcW w:w="464" w:type="dxa"/>
            <w:vAlign w:val="center"/>
          </w:tcPr>
          <w:p w14:paraId="19B1DE5D" w14:textId="77777777" w:rsidR="000F1252" w:rsidRDefault="000F1252"/>
        </w:tc>
        <w:tc>
          <w:tcPr>
            <w:tcW w:w="464" w:type="dxa"/>
            <w:shd w:val="clear" w:color="auto" w:fill="8EAADB"/>
            <w:vAlign w:val="center"/>
          </w:tcPr>
          <w:p w14:paraId="57AC45BD" w14:textId="77777777" w:rsidR="000F1252" w:rsidRDefault="000F1252"/>
        </w:tc>
        <w:tc>
          <w:tcPr>
            <w:tcW w:w="464" w:type="dxa"/>
            <w:vAlign w:val="center"/>
          </w:tcPr>
          <w:p w14:paraId="06FC4718" w14:textId="77777777" w:rsidR="000F1252" w:rsidRDefault="000F1252"/>
        </w:tc>
        <w:tc>
          <w:tcPr>
            <w:tcW w:w="464" w:type="dxa"/>
            <w:vAlign w:val="center"/>
          </w:tcPr>
          <w:p w14:paraId="1740189F" w14:textId="77777777" w:rsidR="000F1252" w:rsidRDefault="000F1252"/>
        </w:tc>
      </w:tr>
      <w:tr w:rsidR="000F1252" w14:paraId="73D3EEDF" w14:textId="77777777">
        <w:trPr>
          <w:cantSplit/>
        </w:trPr>
        <w:tc>
          <w:tcPr>
            <w:tcW w:w="550" w:type="dxa"/>
            <w:vAlign w:val="center"/>
          </w:tcPr>
          <w:p w14:paraId="5FCE890D" w14:textId="77777777" w:rsidR="000F1252" w:rsidRDefault="00245843">
            <w:r>
              <w:rPr>
                <w:sz w:val="18"/>
                <w:szCs w:val="18"/>
              </w:rPr>
              <w:t>2.3</w:t>
            </w:r>
          </w:p>
        </w:tc>
        <w:tc>
          <w:tcPr>
            <w:tcW w:w="2850" w:type="dxa"/>
            <w:vAlign w:val="center"/>
          </w:tcPr>
          <w:p w14:paraId="116CB36F" w14:textId="77777777" w:rsidR="000F1252" w:rsidRDefault="00245843">
            <w:r>
              <w:rPr>
                <w:sz w:val="18"/>
                <w:szCs w:val="18"/>
              </w:rPr>
              <w:t>Pflichtenheft erstellen</w:t>
            </w:r>
          </w:p>
        </w:tc>
        <w:tc>
          <w:tcPr>
            <w:tcW w:w="2050" w:type="dxa"/>
            <w:vAlign w:val="center"/>
          </w:tcPr>
          <w:p w14:paraId="122C5888" w14:textId="77777777" w:rsidR="000F1252" w:rsidRDefault="00245843">
            <w:r>
              <w:rPr>
                <w:sz w:val="18"/>
                <w:szCs w:val="18"/>
              </w:rPr>
              <w:t>Pflichtenheft</w:t>
            </w:r>
          </w:p>
        </w:tc>
        <w:tc>
          <w:tcPr>
            <w:tcW w:w="500" w:type="dxa"/>
            <w:vAlign w:val="center"/>
          </w:tcPr>
          <w:p w14:paraId="4A4D1D84" w14:textId="77777777" w:rsidR="000F1252" w:rsidRDefault="00245843">
            <w:pPr>
              <w:jc w:val="center"/>
            </w:pPr>
            <w:r>
              <w:rPr>
                <w:sz w:val="18"/>
                <w:szCs w:val="18"/>
              </w:rPr>
              <w:t>2</w:t>
            </w:r>
          </w:p>
        </w:tc>
        <w:tc>
          <w:tcPr>
            <w:tcW w:w="801" w:type="dxa"/>
            <w:vAlign w:val="center"/>
          </w:tcPr>
          <w:p w14:paraId="0B722F11" w14:textId="77777777" w:rsidR="000F1252" w:rsidRDefault="00245843">
            <w:r>
              <w:rPr>
                <w:sz w:val="18"/>
                <w:szCs w:val="18"/>
              </w:rPr>
              <w:t>Lucas</w:t>
            </w:r>
          </w:p>
        </w:tc>
        <w:tc>
          <w:tcPr>
            <w:tcW w:w="464" w:type="dxa"/>
            <w:vAlign w:val="center"/>
          </w:tcPr>
          <w:p w14:paraId="3684580C" w14:textId="77777777" w:rsidR="000F1252" w:rsidRDefault="000F1252"/>
        </w:tc>
        <w:tc>
          <w:tcPr>
            <w:tcW w:w="464" w:type="dxa"/>
            <w:vAlign w:val="center"/>
          </w:tcPr>
          <w:p w14:paraId="0E329908" w14:textId="77777777" w:rsidR="000F1252" w:rsidRDefault="000F1252"/>
        </w:tc>
        <w:tc>
          <w:tcPr>
            <w:tcW w:w="464" w:type="dxa"/>
            <w:shd w:val="clear" w:color="auto" w:fill="8EAADB"/>
            <w:vAlign w:val="center"/>
          </w:tcPr>
          <w:p w14:paraId="4625851F" w14:textId="77777777" w:rsidR="000F1252" w:rsidRDefault="000F1252"/>
        </w:tc>
        <w:tc>
          <w:tcPr>
            <w:tcW w:w="464" w:type="dxa"/>
            <w:vAlign w:val="center"/>
          </w:tcPr>
          <w:p w14:paraId="2870DF76" w14:textId="77777777" w:rsidR="000F1252" w:rsidRDefault="000F1252"/>
        </w:tc>
        <w:tc>
          <w:tcPr>
            <w:tcW w:w="464" w:type="dxa"/>
            <w:vAlign w:val="center"/>
          </w:tcPr>
          <w:p w14:paraId="0D398C9C" w14:textId="77777777" w:rsidR="000F1252" w:rsidRDefault="000F1252"/>
        </w:tc>
      </w:tr>
      <w:tr w:rsidR="000F1252" w14:paraId="507E20ED" w14:textId="77777777">
        <w:trPr>
          <w:cantSplit/>
        </w:trPr>
        <w:tc>
          <w:tcPr>
            <w:tcW w:w="550" w:type="dxa"/>
            <w:vAlign w:val="center"/>
          </w:tcPr>
          <w:p w14:paraId="247FD5AD" w14:textId="77777777" w:rsidR="000F1252" w:rsidRDefault="00245843">
            <w:r>
              <w:rPr>
                <w:b/>
                <w:bCs/>
                <w:color w:val="C00000"/>
                <w:sz w:val="18"/>
                <w:szCs w:val="18"/>
              </w:rPr>
              <w:t>M2</w:t>
            </w:r>
          </w:p>
        </w:tc>
        <w:tc>
          <w:tcPr>
            <w:tcW w:w="2850" w:type="dxa"/>
            <w:vAlign w:val="center"/>
          </w:tcPr>
          <w:p w14:paraId="573520A4" w14:textId="77777777" w:rsidR="000F1252" w:rsidRDefault="00245843">
            <w:r>
              <w:rPr>
                <w:b/>
                <w:bCs/>
                <w:color w:val="C00000"/>
                <w:sz w:val="18"/>
                <w:szCs w:val="18"/>
              </w:rPr>
              <w:t>◆ Kriterienkatalog und Test-Prompts festgelegt</w:t>
            </w:r>
          </w:p>
        </w:tc>
        <w:tc>
          <w:tcPr>
            <w:tcW w:w="2050" w:type="dxa"/>
            <w:vAlign w:val="center"/>
          </w:tcPr>
          <w:p w14:paraId="2C3228C4" w14:textId="77777777" w:rsidR="000F1252" w:rsidRDefault="00245843">
            <w:r>
              <w:rPr>
                <w:b/>
                <w:bCs/>
                <w:color w:val="C00000"/>
                <w:sz w:val="18"/>
                <w:szCs w:val="18"/>
              </w:rPr>
              <w:t>Mi 07.10.2026</w:t>
            </w:r>
          </w:p>
        </w:tc>
        <w:tc>
          <w:tcPr>
            <w:tcW w:w="500" w:type="dxa"/>
            <w:vAlign w:val="center"/>
          </w:tcPr>
          <w:p w14:paraId="1B52C457" w14:textId="77777777" w:rsidR="000F1252" w:rsidRDefault="000F1252"/>
        </w:tc>
        <w:tc>
          <w:tcPr>
            <w:tcW w:w="801" w:type="dxa"/>
            <w:vAlign w:val="center"/>
          </w:tcPr>
          <w:p w14:paraId="51430EFA" w14:textId="77777777" w:rsidR="000F1252" w:rsidRDefault="000F1252"/>
        </w:tc>
        <w:tc>
          <w:tcPr>
            <w:tcW w:w="464" w:type="dxa"/>
            <w:vAlign w:val="center"/>
          </w:tcPr>
          <w:p w14:paraId="14A270B4" w14:textId="77777777" w:rsidR="000F1252" w:rsidRDefault="000F1252">
            <w:pPr>
              <w:jc w:val="center"/>
            </w:pPr>
          </w:p>
        </w:tc>
        <w:tc>
          <w:tcPr>
            <w:tcW w:w="464" w:type="dxa"/>
            <w:vAlign w:val="center"/>
          </w:tcPr>
          <w:p w14:paraId="36CA61BD" w14:textId="77777777" w:rsidR="000F1252" w:rsidRDefault="000F1252">
            <w:pPr>
              <w:jc w:val="center"/>
            </w:pPr>
          </w:p>
        </w:tc>
        <w:tc>
          <w:tcPr>
            <w:tcW w:w="464" w:type="dxa"/>
            <w:shd w:val="clear" w:color="auto" w:fill="FF0000"/>
            <w:vAlign w:val="center"/>
          </w:tcPr>
          <w:p w14:paraId="0D1459EB" w14:textId="77777777" w:rsidR="000F1252" w:rsidRDefault="00245843">
            <w:pPr>
              <w:jc w:val="center"/>
            </w:pPr>
            <w:r>
              <w:rPr>
                <w:b/>
                <w:bCs/>
                <w:color w:val="FFFFFF"/>
                <w:sz w:val="18"/>
                <w:szCs w:val="18"/>
              </w:rPr>
              <w:t>◆</w:t>
            </w:r>
          </w:p>
        </w:tc>
        <w:tc>
          <w:tcPr>
            <w:tcW w:w="464" w:type="dxa"/>
            <w:vAlign w:val="center"/>
          </w:tcPr>
          <w:p w14:paraId="60CA4012" w14:textId="77777777" w:rsidR="000F1252" w:rsidRDefault="000F1252">
            <w:pPr>
              <w:jc w:val="center"/>
            </w:pPr>
          </w:p>
        </w:tc>
        <w:tc>
          <w:tcPr>
            <w:tcW w:w="464" w:type="dxa"/>
            <w:vAlign w:val="center"/>
          </w:tcPr>
          <w:p w14:paraId="4A08D91E" w14:textId="77777777" w:rsidR="000F1252" w:rsidRDefault="000F1252">
            <w:pPr>
              <w:jc w:val="center"/>
            </w:pPr>
          </w:p>
        </w:tc>
      </w:tr>
      <w:tr w:rsidR="000F1252" w14:paraId="58A543F7" w14:textId="77777777">
        <w:trPr>
          <w:cantSplit/>
        </w:trPr>
        <w:tc>
          <w:tcPr>
            <w:tcW w:w="9071" w:type="dxa"/>
            <w:gridSpan w:val="10"/>
            <w:shd w:val="clear" w:color="auto" w:fill="F2F2F2"/>
            <w:vAlign w:val="center"/>
          </w:tcPr>
          <w:p w14:paraId="11C1F373" w14:textId="77777777" w:rsidR="000F1252" w:rsidRDefault="00245843">
            <w:pPr>
              <w:keepNext/>
            </w:pPr>
            <w:r>
              <w:rPr>
                <w:b/>
                <w:bCs/>
                <w:sz w:val="18"/>
                <w:szCs w:val="18"/>
              </w:rPr>
              <w:t>3 Analyse/Design</w:t>
            </w:r>
          </w:p>
        </w:tc>
      </w:tr>
      <w:tr w:rsidR="000F1252" w14:paraId="0BA2FBCF" w14:textId="77777777">
        <w:trPr>
          <w:cantSplit/>
        </w:trPr>
        <w:tc>
          <w:tcPr>
            <w:tcW w:w="550" w:type="dxa"/>
            <w:vAlign w:val="center"/>
          </w:tcPr>
          <w:p w14:paraId="572D359E" w14:textId="77777777" w:rsidR="000F1252" w:rsidRDefault="00245843">
            <w:r>
              <w:rPr>
                <w:sz w:val="18"/>
                <w:szCs w:val="18"/>
              </w:rPr>
              <w:t>3.1</w:t>
            </w:r>
          </w:p>
        </w:tc>
        <w:tc>
          <w:tcPr>
            <w:tcW w:w="2850" w:type="dxa"/>
            <w:vAlign w:val="center"/>
          </w:tcPr>
          <w:p w14:paraId="7C6ED4E6" w14:textId="77777777" w:rsidR="000F1252" w:rsidRDefault="00245843">
            <w:r>
              <w:rPr>
                <w:sz w:val="18"/>
                <w:szCs w:val="18"/>
              </w:rPr>
              <w:t>Konten einrichten, Vergleichstests (3 Tools × 6 Prompts)</w:t>
            </w:r>
          </w:p>
        </w:tc>
        <w:tc>
          <w:tcPr>
            <w:tcW w:w="2050" w:type="dxa"/>
            <w:vAlign w:val="center"/>
          </w:tcPr>
          <w:p w14:paraId="42EA67FA" w14:textId="77777777" w:rsidR="000F1252" w:rsidRDefault="00245843">
            <w:r>
              <w:rPr>
                <w:sz w:val="18"/>
                <w:szCs w:val="18"/>
              </w:rPr>
              <w:t>Testprotokoll mit Screenshots</w:t>
            </w:r>
          </w:p>
        </w:tc>
        <w:tc>
          <w:tcPr>
            <w:tcW w:w="500" w:type="dxa"/>
            <w:vAlign w:val="center"/>
          </w:tcPr>
          <w:p w14:paraId="35A3B55E" w14:textId="77777777" w:rsidR="000F1252" w:rsidRDefault="00245843">
            <w:pPr>
              <w:jc w:val="center"/>
            </w:pPr>
            <w:r>
              <w:rPr>
                <w:sz w:val="18"/>
                <w:szCs w:val="18"/>
              </w:rPr>
              <w:t>4</w:t>
            </w:r>
          </w:p>
        </w:tc>
        <w:tc>
          <w:tcPr>
            <w:tcW w:w="801" w:type="dxa"/>
            <w:vAlign w:val="center"/>
          </w:tcPr>
          <w:p w14:paraId="64719EEE" w14:textId="77777777" w:rsidR="000F1252" w:rsidRDefault="00245843">
            <w:r>
              <w:rPr>
                <w:sz w:val="18"/>
                <w:szCs w:val="18"/>
              </w:rPr>
              <w:t>Lucas</w:t>
            </w:r>
          </w:p>
        </w:tc>
        <w:tc>
          <w:tcPr>
            <w:tcW w:w="464" w:type="dxa"/>
            <w:vAlign w:val="center"/>
          </w:tcPr>
          <w:p w14:paraId="75EAEABF" w14:textId="77777777" w:rsidR="000F1252" w:rsidRDefault="000F1252"/>
        </w:tc>
        <w:tc>
          <w:tcPr>
            <w:tcW w:w="464" w:type="dxa"/>
            <w:vAlign w:val="center"/>
          </w:tcPr>
          <w:p w14:paraId="503C9CDE" w14:textId="77777777" w:rsidR="000F1252" w:rsidRDefault="000F1252"/>
        </w:tc>
        <w:tc>
          <w:tcPr>
            <w:tcW w:w="464" w:type="dxa"/>
            <w:vAlign w:val="center"/>
          </w:tcPr>
          <w:p w14:paraId="405AD7AD" w14:textId="77777777" w:rsidR="000F1252" w:rsidRDefault="000F1252"/>
        </w:tc>
        <w:tc>
          <w:tcPr>
            <w:tcW w:w="464" w:type="dxa"/>
            <w:shd w:val="clear" w:color="auto" w:fill="8EAADB"/>
            <w:vAlign w:val="center"/>
          </w:tcPr>
          <w:p w14:paraId="7810D851" w14:textId="77777777" w:rsidR="000F1252" w:rsidRDefault="000F1252"/>
        </w:tc>
        <w:tc>
          <w:tcPr>
            <w:tcW w:w="464" w:type="dxa"/>
            <w:vAlign w:val="center"/>
          </w:tcPr>
          <w:p w14:paraId="39479EC7" w14:textId="77777777" w:rsidR="000F1252" w:rsidRDefault="000F1252"/>
        </w:tc>
      </w:tr>
      <w:tr w:rsidR="000F1252" w14:paraId="24FBAFB9" w14:textId="77777777">
        <w:trPr>
          <w:cantSplit/>
        </w:trPr>
        <w:tc>
          <w:tcPr>
            <w:tcW w:w="550" w:type="dxa"/>
            <w:vAlign w:val="center"/>
          </w:tcPr>
          <w:p w14:paraId="06A2DA91" w14:textId="77777777" w:rsidR="000F1252" w:rsidRDefault="00245843">
            <w:r>
              <w:rPr>
                <w:sz w:val="18"/>
                <w:szCs w:val="18"/>
              </w:rPr>
              <w:t>3.2</w:t>
            </w:r>
          </w:p>
        </w:tc>
        <w:tc>
          <w:tcPr>
            <w:tcW w:w="2850" w:type="dxa"/>
            <w:vAlign w:val="center"/>
          </w:tcPr>
          <w:p w14:paraId="30A7A027" w14:textId="77777777" w:rsidR="000F1252" w:rsidRDefault="00245843">
            <w:r>
              <w:rPr>
                <w:sz w:val="18"/>
                <w:szCs w:val="18"/>
              </w:rPr>
              <w:t>Resultate bewerten, Nutzwertanalyse ausfüllen</w:t>
            </w:r>
          </w:p>
        </w:tc>
        <w:tc>
          <w:tcPr>
            <w:tcW w:w="2050" w:type="dxa"/>
            <w:vAlign w:val="center"/>
          </w:tcPr>
          <w:p w14:paraId="29B7C9D7" w14:textId="77777777" w:rsidR="000F1252" w:rsidRDefault="00245843">
            <w:r>
              <w:rPr>
                <w:sz w:val="18"/>
                <w:szCs w:val="18"/>
              </w:rPr>
              <w:t>Nutzwertanalyse</w:t>
            </w:r>
          </w:p>
        </w:tc>
        <w:tc>
          <w:tcPr>
            <w:tcW w:w="500" w:type="dxa"/>
            <w:vAlign w:val="center"/>
          </w:tcPr>
          <w:p w14:paraId="0AC71680" w14:textId="77777777" w:rsidR="000F1252" w:rsidRDefault="00245843">
            <w:pPr>
              <w:jc w:val="center"/>
            </w:pPr>
            <w:r>
              <w:rPr>
                <w:sz w:val="18"/>
                <w:szCs w:val="18"/>
              </w:rPr>
              <w:t>2</w:t>
            </w:r>
          </w:p>
        </w:tc>
        <w:tc>
          <w:tcPr>
            <w:tcW w:w="801" w:type="dxa"/>
            <w:vAlign w:val="center"/>
          </w:tcPr>
          <w:p w14:paraId="12B6D45D" w14:textId="77777777" w:rsidR="000F1252" w:rsidRDefault="00245843">
            <w:r>
              <w:rPr>
                <w:sz w:val="18"/>
                <w:szCs w:val="18"/>
              </w:rPr>
              <w:t>beide</w:t>
            </w:r>
          </w:p>
        </w:tc>
        <w:tc>
          <w:tcPr>
            <w:tcW w:w="464" w:type="dxa"/>
            <w:vAlign w:val="center"/>
          </w:tcPr>
          <w:p w14:paraId="0AFDBF8B" w14:textId="77777777" w:rsidR="000F1252" w:rsidRDefault="000F1252"/>
        </w:tc>
        <w:tc>
          <w:tcPr>
            <w:tcW w:w="464" w:type="dxa"/>
            <w:vAlign w:val="center"/>
          </w:tcPr>
          <w:p w14:paraId="43A9DD1C" w14:textId="77777777" w:rsidR="000F1252" w:rsidRDefault="000F1252"/>
        </w:tc>
        <w:tc>
          <w:tcPr>
            <w:tcW w:w="464" w:type="dxa"/>
            <w:vAlign w:val="center"/>
          </w:tcPr>
          <w:p w14:paraId="66945C0D" w14:textId="77777777" w:rsidR="000F1252" w:rsidRDefault="000F1252"/>
        </w:tc>
        <w:tc>
          <w:tcPr>
            <w:tcW w:w="464" w:type="dxa"/>
            <w:shd w:val="clear" w:color="auto" w:fill="8EAADB"/>
            <w:vAlign w:val="center"/>
          </w:tcPr>
          <w:p w14:paraId="649C599A" w14:textId="77777777" w:rsidR="000F1252" w:rsidRDefault="000F1252"/>
        </w:tc>
        <w:tc>
          <w:tcPr>
            <w:tcW w:w="464" w:type="dxa"/>
            <w:vAlign w:val="center"/>
          </w:tcPr>
          <w:p w14:paraId="5D2664F3" w14:textId="77777777" w:rsidR="000F1252" w:rsidRDefault="000F1252"/>
        </w:tc>
      </w:tr>
      <w:tr w:rsidR="000F1252" w14:paraId="4820D87F" w14:textId="77777777">
        <w:trPr>
          <w:cantSplit/>
        </w:trPr>
        <w:tc>
          <w:tcPr>
            <w:tcW w:w="550" w:type="dxa"/>
            <w:vAlign w:val="center"/>
          </w:tcPr>
          <w:p w14:paraId="6690FFD5" w14:textId="77777777" w:rsidR="000F1252" w:rsidRDefault="00245843">
            <w:r>
              <w:rPr>
                <w:sz w:val="18"/>
                <w:szCs w:val="18"/>
              </w:rPr>
              <w:t>3.3</w:t>
            </w:r>
          </w:p>
        </w:tc>
        <w:tc>
          <w:tcPr>
            <w:tcW w:w="2850" w:type="dxa"/>
            <w:vAlign w:val="center"/>
          </w:tcPr>
          <w:p w14:paraId="63B36DFC" w14:textId="77777777" w:rsidR="000F1252" w:rsidRDefault="00245843">
            <w:r>
              <w:rPr>
                <w:sz w:val="18"/>
                <w:szCs w:val="18"/>
              </w:rPr>
              <w:t>Evaluation schreiben, Tool-Entscheid</w:t>
            </w:r>
          </w:p>
        </w:tc>
        <w:tc>
          <w:tcPr>
            <w:tcW w:w="2050" w:type="dxa"/>
            <w:vAlign w:val="center"/>
          </w:tcPr>
          <w:p w14:paraId="758F540E" w14:textId="77777777" w:rsidR="000F1252" w:rsidRDefault="00245843">
            <w:r>
              <w:rPr>
                <w:sz w:val="18"/>
                <w:szCs w:val="18"/>
              </w:rPr>
              <w:t>Evaluation</w:t>
            </w:r>
          </w:p>
        </w:tc>
        <w:tc>
          <w:tcPr>
            <w:tcW w:w="500" w:type="dxa"/>
            <w:vAlign w:val="center"/>
          </w:tcPr>
          <w:p w14:paraId="1698926D" w14:textId="77777777" w:rsidR="000F1252" w:rsidRDefault="00245843">
            <w:pPr>
              <w:jc w:val="center"/>
            </w:pPr>
            <w:r>
              <w:rPr>
                <w:sz w:val="18"/>
                <w:szCs w:val="18"/>
              </w:rPr>
              <w:t>1,5</w:t>
            </w:r>
          </w:p>
        </w:tc>
        <w:tc>
          <w:tcPr>
            <w:tcW w:w="801" w:type="dxa"/>
            <w:vAlign w:val="center"/>
          </w:tcPr>
          <w:p w14:paraId="7636244E" w14:textId="77777777" w:rsidR="000F1252" w:rsidRDefault="00245843">
            <w:r>
              <w:rPr>
                <w:sz w:val="18"/>
                <w:szCs w:val="18"/>
              </w:rPr>
              <w:t>Lucas</w:t>
            </w:r>
          </w:p>
        </w:tc>
        <w:tc>
          <w:tcPr>
            <w:tcW w:w="464" w:type="dxa"/>
            <w:vAlign w:val="center"/>
          </w:tcPr>
          <w:p w14:paraId="161BB3D5" w14:textId="77777777" w:rsidR="000F1252" w:rsidRDefault="000F1252"/>
        </w:tc>
        <w:tc>
          <w:tcPr>
            <w:tcW w:w="464" w:type="dxa"/>
            <w:vAlign w:val="center"/>
          </w:tcPr>
          <w:p w14:paraId="3FCEB0A5" w14:textId="77777777" w:rsidR="000F1252" w:rsidRDefault="000F1252"/>
        </w:tc>
        <w:tc>
          <w:tcPr>
            <w:tcW w:w="464" w:type="dxa"/>
            <w:vAlign w:val="center"/>
          </w:tcPr>
          <w:p w14:paraId="775B819B" w14:textId="77777777" w:rsidR="000F1252" w:rsidRDefault="000F1252"/>
        </w:tc>
        <w:tc>
          <w:tcPr>
            <w:tcW w:w="464" w:type="dxa"/>
            <w:shd w:val="clear" w:color="auto" w:fill="8EAADB"/>
            <w:vAlign w:val="center"/>
          </w:tcPr>
          <w:p w14:paraId="0C880515" w14:textId="77777777" w:rsidR="000F1252" w:rsidRDefault="000F1252"/>
        </w:tc>
        <w:tc>
          <w:tcPr>
            <w:tcW w:w="464" w:type="dxa"/>
            <w:vAlign w:val="center"/>
          </w:tcPr>
          <w:p w14:paraId="5937AE26" w14:textId="77777777" w:rsidR="000F1252" w:rsidRDefault="000F1252"/>
        </w:tc>
      </w:tr>
      <w:tr w:rsidR="000F1252" w14:paraId="552FE0F7" w14:textId="77777777">
        <w:trPr>
          <w:cantSplit/>
        </w:trPr>
        <w:tc>
          <w:tcPr>
            <w:tcW w:w="550" w:type="dxa"/>
            <w:vAlign w:val="center"/>
          </w:tcPr>
          <w:p w14:paraId="2F1E612C" w14:textId="77777777" w:rsidR="000F1252" w:rsidRDefault="00245843">
            <w:r>
              <w:rPr>
                <w:sz w:val="18"/>
                <w:szCs w:val="18"/>
              </w:rPr>
              <w:t>3.4</w:t>
            </w:r>
          </w:p>
        </w:tc>
        <w:tc>
          <w:tcPr>
            <w:tcW w:w="2850" w:type="dxa"/>
            <w:vAlign w:val="center"/>
          </w:tcPr>
          <w:p w14:paraId="3B829114" w14:textId="77777777" w:rsidR="000F1252" w:rsidRDefault="00245843">
            <w:r>
              <w:rPr>
                <w:sz w:val="18"/>
                <w:szCs w:val="18"/>
              </w:rPr>
              <w:t>Konzept für Anleitung und Demo</w:t>
            </w:r>
          </w:p>
        </w:tc>
        <w:tc>
          <w:tcPr>
            <w:tcW w:w="2050" w:type="dxa"/>
            <w:vAlign w:val="center"/>
          </w:tcPr>
          <w:p w14:paraId="1B0479AB" w14:textId="77777777" w:rsidR="000F1252" w:rsidRDefault="00245843">
            <w:r>
              <w:rPr>
                <w:sz w:val="18"/>
                <w:szCs w:val="18"/>
              </w:rPr>
              <w:t>Konzept</w:t>
            </w:r>
          </w:p>
        </w:tc>
        <w:tc>
          <w:tcPr>
            <w:tcW w:w="500" w:type="dxa"/>
            <w:vAlign w:val="center"/>
          </w:tcPr>
          <w:p w14:paraId="15BC60F4" w14:textId="77777777" w:rsidR="000F1252" w:rsidRDefault="00245843">
            <w:pPr>
              <w:jc w:val="center"/>
            </w:pPr>
            <w:r>
              <w:rPr>
                <w:sz w:val="18"/>
                <w:szCs w:val="18"/>
              </w:rPr>
              <w:t>1</w:t>
            </w:r>
          </w:p>
        </w:tc>
        <w:tc>
          <w:tcPr>
            <w:tcW w:w="801" w:type="dxa"/>
            <w:vAlign w:val="center"/>
          </w:tcPr>
          <w:p w14:paraId="76E01D38" w14:textId="77777777" w:rsidR="000F1252" w:rsidRDefault="00245843">
            <w:r>
              <w:rPr>
                <w:sz w:val="18"/>
                <w:szCs w:val="18"/>
              </w:rPr>
              <w:t>Nicolas</w:t>
            </w:r>
          </w:p>
        </w:tc>
        <w:tc>
          <w:tcPr>
            <w:tcW w:w="464" w:type="dxa"/>
            <w:vAlign w:val="center"/>
          </w:tcPr>
          <w:p w14:paraId="0ECDF079" w14:textId="77777777" w:rsidR="000F1252" w:rsidRDefault="000F1252"/>
        </w:tc>
        <w:tc>
          <w:tcPr>
            <w:tcW w:w="464" w:type="dxa"/>
            <w:vAlign w:val="center"/>
          </w:tcPr>
          <w:p w14:paraId="0D8F007E" w14:textId="77777777" w:rsidR="000F1252" w:rsidRDefault="000F1252"/>
        </w:tc>
        <w:tc>
          <w:tcPr>
            <w:tcW w:w="464" w:type="dxa"/>
            <w:vAlign w:val="center"/>
          </w:tcPr>
          <w:p w14:paraId="42128D88" w14:textId="77777777" w:rsidR="000F1252" w:rsidRDefault="000F1252"/>
        </w:tc>
        <w:tc>
          <w:tcPr>
            <w:tcW w:w="464" w:type="dxa"/>
            <w:shd w:val="clear" w:color="auto" w:fill="8EAADB"/>
            <w:vAlign w:val="center"/>
          </w:tcPr>
          <w:p w14:paraId="5CCC773E" w14:textId="77777777" w:rsidR="000F1252" w:rsidRDefault="000F1252"/>
        </w:tc>
        <w:tc>
          <w:tcPr>
            <w:tcW w:w="464" w:type="dxa"/>
            <w:vAlign w:val="center"/>
          </w:tcPr>
          <w:p w14:paraId="2B076163" w14:textId="77777777" w:rsidR="000F1252" w:rsidRDefault="000F1252"/>
        </w:tc>
      </w:tr>
      <w:tr w:rsidR="000F1252" w14:paraId="504B9E5D" w14:textId="77777777">
        <w:trPr>
          <w:cantSplit/>
        </w:trPr>
        <w:tc>
          <w:tcPr>
            <w:tcW w:w="550" w:type="dxa"/>
            <w:vAlign w:val="center"/>
          </w:tcPr>
          <w:p w14:paraId="28D640F1" w14:textId="77777777" w:rsidR="000F1252" w:rsidRDefault="00245843">
            <w:r>
              <w:rPr>
                <w:b/>
                <w:bCs/>
                <w:color w:val="C00000"/>
                <w:sz w:val="18"/>
                <w:szCs w:val="18"/>
              </w:rPr>
              <w:t>M3</w:t>
            </w:r>
          </w:p>
        </w:tc>
        <w:tc>
          <w:tcPr>
            <w:tcW w:w="2850" w:type="dxa"/>
            <w:vAlign w:val="center"/>
          </w:tcPr>
          <w:p w14:paraId="3E8635E4" w14:textId="77777777" w:rsidR="000F1252" w:rsidRDefault="00245843">
            <w:r>
              <w:rPr>
                <w:b/>
                <w:bCs/>
                <w:color w:val="C00000"/>
                <w:sz w:val="18"/>
                <w:szCs w:val="18"/>
              </w:rPr>
              <w:t>◆ Tool-Entscheid</w:t>
            </w:r>
          </w:p>
        </w:tc>
        <w:tc>
          <w:tcPr>
            <w:tcW w:w="2050" w:type="dxa"/>
            <w:vAlign w:val="center"/>
          </w:tcPr>
          <w:p w14:paraId="3DCE4B96" w14:textId="77777777" w:rsidR="000F1252" w:rsidRDefault="00245843">
            <w:r>
              <w:rPr>
                <w:b/>
                <w:bCs/>
                <w:color w:val="C00000"/>
                <w:sz w:val="18"/>
                <w:szCs w:val="18"/>
              </w:rPr>
              <w:t>Mi 14.10.2026</w:t>
            </w:r>
          </w:p>
        </w:tc>
        <w:tc>
          <w:tcPr>
            <w:tcW w:w="500" w:type="dxa"/>
            <w:vAlign w:val="center"/>
          </w:tcPr>
          <w:p w14:paraId="2E369894" w14:textId="77777777" w:rsidR="000F1252" w:rsidRDefault="000F1252"/>
        </w:tc>
        <w:tc>
          <w:tcPr>
            <w:tcW w:w="801" w:type="dxa"/>
            <w:vAlign w:val="center"/>
          </w:tcPr>
          <w:p w14:paraId="7F882C7F" w14:textId="77777777" w:rsidR="000F1252" w:rsidRDefault="000F1252"/>
        </w:tc>
        <w:tc>
          <w:tcPr>
            <w:tcW w:w="464" w:type="dxa"/>
            <w:vAlign w:val="center"/>
          </w:tcPr>
          <w:p w14:paraId="261FEFF6" w14:textId="77777777" w:rsidR="000F1252" w:rsidRDefault="000F1252">
            <w:pPr>
              <w:jc w:val="center"/>
            </w:pPr>
          </w:p>
        </w:tc>
        <w:tc>
          <w:tcPr>
            <w:tcW w:w="464" w:type="dxa"/>
            <w:vAlign w:val="center"/>
          </w:tcPr>
          <w:p w14:paraId="32457288" w14:textId="77777777" w:rsidR="000F1252" w:rsidRDefault="000F1252">
            <w:pPr>
              <w:jc w:val="center"/>
            </w:pPr>
          </w:p>
        </w:tc>
        <w:tc>
          <w:tcPr>
            <w:tcW w:w="464" w:type="dxa"/>
            <w:vAlign w:val="center"/>
          </w:tcPr>
          <w:p w14:paraId="2D478DCB" w14:textId="77777777" w:rsidR="000F1252" w:rsidRDefault="000F1252">
            <w:pPr>
              <w:jc w:val="center"/>
            </w:pPr>
          </w:p>
        </w:tc>
        <w:tc>
          <w:tcPr>
            <w:tcW w:w="464" w:type="dxa"/>
            <w:shd w:val="clear" w:color="auto" w:fill="FF0000"/>
            <w:vAlign w:val="center"/>
          </w:tcPr>
          <w:p w14:paraId="2D177C0A" w14:textId="77777777" w:rsidR="000F1252" w:rsidRDefault="00245843">
            <w:pPr>
              <w:jc w:val="center"/>
            </w:pPr>
            <w:r>
              <w:rPr>
                <w:b/>
                <w:bCs/>
                <w:color w:val="FFFFFF"/>
                <w:sz w:val="18"/>
                <w:szCs w:val="18"/>
              </w:rPr>
              <w:t>◆</w:t>
            </w:r>
          </w:p>
        </w:tc>
        <w:tc>
          <w:tcPr>
            <w:tcW w:w="464" w:type="dxa"/>
            <w:vAlign w:val="center"/>
          </w:tcPr>
          <w:p w14:paraId="78FE568F" w14:textId="77777777" w:rsidR="000F1252" w:rsidRDefault="000F1252">
            <w:pPr>
              <w:jc w:val="center"/>
            </w:pPr>
          </w:p>
        </w:tc>
      </w:tr>
      <w:tr w:rsidR="000F1252" w14:paraId="30D7467C" w14:textId="77777777">
        <w:trPr>
          <w:cantSplit/>
        </w:trPr>
        <w:tc>
          <w:tcPr>
            <w:tcW w:w="9071" w:type="dxa"/>
            <w:gridSpan w:val="10"/>
            <w:shd w:val="clear" w:color="auto" w:fill="F2F2F2"/>
            <w:vAlign w:val="center"/>
          </w:tcPr>
          <w:p w14:paraId="00073DB7" w14:textId="77777777" w:rsidR="000F1252" w:rsidRDefault="00245843">
            <w:pPr>
              <w:keepNext/>
            </w:pPr>
            <w:r>
              <w:rPr>
                <w:b/>
                <w:bCs/>
                <w:sz w:val="18"/>
                <w:szCs w:val="18"/>
              </w:rPr>
              <w:t>4 Implementierung</w:t>
            </w:r>
          </w:p>
        </w:tc>
      </w:tr>
      <w:tr w:rsidR="000F1252" w14:paraId="7280E0D0" w14:textId="77777777">
        <w:trPr>
          <w:cantSplit/>
        </w:trPr>
        <w:tc>
          <w:tcPr>
            <w:tcW w:w="550" w:type="dxa"/>
            <w:vAlign w:val="center"/>
          </w:tcPr>
          <w:p w14:paraId="4DB7D4F2" w14:textId="77777777" w:rsidR="000F1252" w:rsidRDefault="00245843">
            <w:r>
              <w:rPr>
                <w:sz w:val="18"/>
                <w:szCs w:val="18"/>
              </w:rPr>
              <w:t>4.1</w:t>
            </w:r>
          </w:p>
        </w:tc>
        <w:tc>
          <w:tcPr>
            <w:tcW w:w="2850" w:type="dxa"/>
            <w:vAlign w:val="center"/>
          </w:tcPr>
          <w:p w14:paraId="20711D7C" w14:textId="77777777" w:rsidR="000F1252" w:rsidRDefault="00245843">
            <w:r>
              <w:rPr>
                <w:sz w:val="18"/>
                <w:szCs w:val="18"/>
              </w:rPr>
              <w:t>Tool einrichten, Anleitung schreiben</w:t>
            </w:r>
          </w:p>
        </w:tc>
        <w:tc>
          <w:tcPr>
            <w:tcW w:w="2050" w:type="dxa"/>
            <w:vAlign w:val="center"/>
          </w:tcPr>
          <w:p w14:paraId="2E84E228" w14:textId="77777777" w:rsidR="000F1252" w:rsidRDefault="00245843">
            <w:r>
              <w:rPr>
                <w:sz w:val="18"/>
                <w:szCs w:val="18"/>
              </w:rPr>
              <w:t>Benutzeranleitung</w:t>
            </w:r>
          </w:p>
        </w:tc>
        <w:tc>
          <w:tcPr>
            <w:tcW w:w="500" w:type="dxa"/>
            <w:vAlign w:val="center"/>
          </w:tcPr>
          <w:p w14:paraId="3AE4F6A4" w14:textId="77777777" w:rsidR="000F1252" w:rsidRDefault="00245843">
            <w:pPr>
              <w:jc w:val="center"/>
            </w:pPr>
            <w:r>
              <w:rPr>
                <w:sz w:val="18"/>
                <w:szCs w:val="18"/>
              </w:rPr>
              <w:t>3</w:t>
            </w:r>
          </w:p>
        </w:tc>
        <w:tc>
          <w:tcPr>
            <w:tcW w:w="801" w:type="dxa"/>
            <w:vAlign w:val="center"/>
          </w:tcPr>
          <w:p w14:paraId="7CD6D0CF" w14:textId="77777777" w:rsidR="000F1252" w:rsidRDefault="00245843">
            <w:r>
              <w:rPr>
                <w:sz w:val="18"/>
                <w:szCs w:val="18"/>
              </w:rPr>
              <w:t>Nicolas</w:t>
            </w:r>
          </w:p>
        </w:tc>
        <w:tc>
          <w:tcPr>
            <w:tcW w:w="464" w:type="dxa"/>
            <w:vAlign w:val="center"/>
          </w:tcPr>
          <w:p w14:paraId="5815903B" w14:textId="77777777" w:rsidR="000F1252" w:rsidRDefault="000F1252"/>
        </w:tc>
        <w:tc>
          <w:tcPr>
            <w:tcW w:w="464" w:type="dxa"/>
            <w:vAlign w:val="center"/>
          </w:tcPr>
          <w:p w14:paraId="4E4B0B03" w14:textId="77777777" w:rsidR="000F1252" w:rsidRDefault="000F1252"/>
        </w:tc>
        <w:tc>
          <w:tcPr>
            <w:tcW w:w="464" w:type="dxa"/>
            <w:vAlign w:val="center"/>
          </w:tcPr>
          <w:p w14:paraId="2FF25B4A" w14:textId="77777777" w:rsidR="000F1252" w:rsidRDefault="000F1252"/>
        </w:tc>
        <w:tc>
          <w:tcPr>
            <w:tcW w:w="464" w:type="dxa"/>
            <w:shd w:val="clear" w:color="auto" w:fill="8EAADB"/>
            <w:vAlign w:val="center"/>
          </w:tcPr>
          <w:p w14:paraId="7FA5009E" w14:textId="77777777" w:rsidR="000F1252" w:rsidRDefault="000F1252"/>
        </w:tc>
        <w:tc>
          <w:tcPr>
            <w:tcW w:w="464" w:type="dxa"/>
            <w:vAlign w:val="center"/>
          </w:tcPr>
          <w:p w14:paraId="7815AC53" w14:textId="77777777" w:rsidR="000F1252" w:rsidRDefault="000F1252"/>
        </w:tc>
      </w:tr>
      <w:tr w:rsidR="000F1252" w14:paraId="15EDC821" w14:textId="77777777">
        <w:trPr>
          <w:cantSplit/>
        </w:trPr>
        <w:tc>
          <w:tcPr>
            <w:tcW w:w="550" w:type="dxa"/>
            <w:vAlign w:val="center"/>
          </w:tcPr>
          <w:p w14:paraId="553D84B8" w14:textId="77777777" w:rsidR="000F1252" w:rsidRDefault="00245843">
            <w:r>
              <w:rPr>
                <w:sz w:val="18"/>
                <w:szCs w:val="18"/>
              </w:rPr>
              <w:t>4.2</w:t>
            </w:r>
          </w:p>
        </w:tc>
        <w:tc>
          <w:tcPr>
            <w:tcW w:w="2850" w:type="dxa"/>
            <w:vAlign w:val="center"/>
          </w:tcPr>
          <w:p w14:paraId="34197C1C" w14:textId="77777777" w:rsidR="000F1252" w:rsidRDefault="00245843">
            <w:r>
              <w:rPr>
                <w:sz w:val="18"/>
                <w:szCs w:val="18"/>
              </w:rPr>
              <w:t>Demo-Prompts vorbereiten</w:t>
            </w:r>
          </w:p>
        </w:tc>
        <w:tc>
          <w:tcPr>
            <w:tcW w:w="2050" w:type="dxa"/>
            <w:vAlign w:val="center"/>
          </w:tcPr>
          <w:p w14:paraId="50BAFBE9" w14:textId="77777777" w:rsidR="000F1252" w:rsidRDefault="00245843">
            <w:r>
              <w:rPr>
                <w:sz w:val="18"/>
                <w:szCs w:val="18"/>
              </w:rPr>
              <w:t>Demo-Prompts</w:t>
            </w:r>
          </w:p>
        </w:tc>
        <w:tc>
          <w:tcPr>
            <w:tcW w:w="500" w:type="dxa"/>
            <w:vAlign w:val="center"/>
          </w:tcPr>
          <w:p w14:paraId="305F0D43" w14:textId="77777777" w:rsidR="000F1252" w:rsidRDefault="00245843">
            <w:pPr>
              <w:jc w:val="center"/>
            </w:pPr>
            <w:r>
              <w:rPr>
                <w:sz w:val="18"/>
                <w:szCs w:val="18"/>
              </w:rPr>
              <w:t>1</w:t>
            </w:r>
          </w:p>
        </w:tc>
        <w:tc>
          <w:tcPr>
            <w:tcW w:w="801" w:type="dxa"/>
            <w:vAlign w:val="center"/>
          </w:tcPr>
          <w:p w14:paraId="498C813B" w14:textId="77777777" w:rsidR="000F1252" w:rsidRDefault="00245843">
            <w:r>
              <w:rPr>
                <w:sz w:val="18"/>
                <w:szCs w:val="18"/>
              </w:rPr>
              <w:t>Lucas</w:t>
            </w:r>
          </w:p>
        </w:tc>
        <w:tc>
          <w:tcPr>
            <w:tcW w:w="464" w:type="dxa"/>
            <w:vAlign w:val="center"/>
          </w:tcPr>
          <w:p w14:paraId="2E468F9F" w14:textId="77777777" w:rsidR="000F1252" w:rsidRDefault="000F1252"/>
        </w:tc>
        <w:tc>
          <w:tcPr>
            <w:tcW w:w="464" w:type="dxa"/>
            <w:vAlign w:val="center"/>
          </w:tcPr>
          <w:p w14:paraId="6400A2C6" w14:textId="77777777" w:rsidR="000F1252" w:rsidRDefault="000F1252"/>
        </w:tc>
        <w:tc>
          <w:tcPr>
            <w:tcW w:w="464" w:type="dxa"/>
            <w:vAlign w:val="center"/>
          </w:tcPr>
          <w:p w14:paraId="077161DF" w14:textId="77777777" w:rsidR="000F1252" w:rsidRDefault="000F1252"/>
        </w:tc>
        <w:tc>
          <w:tcPr>
            <w:tcW w:w="464" w:type="dxa"/>
            <w:shd w:val="clear" w:color="auto" w:fill="8EAADB"/>
            <w:vAlign w:val="center"/>
          </w:tcPr>
          <w:p w14:paraId="23C4569F" w14:textId="77777777" w:rsidR="000F1252" w:rsidRDefault="000F1252"/>
        </w:tc>
        <w:tc>
          <w:tcPr>
            <w:tcW w:w="464" w:type="dxa"/>
            <w:vAlign w:val="center"/>
          </w:tcPr>
          <w:p w14:paraId="3E3BC47D" w14:textId="77777777" w:rsidR="000F1252" w:rsidRDefault="000F1252"/>
        </w:tc>
      </w:tr>
      <w:tr w:rsidR="000F1252" w14:paraId="0BBB9BC4" w14:textId="77777777">
        <w:trPr>
          <w:cantSplit/>
        </w:trPr>
        <w:tc>
          <w:tcPr>
            <w:tcW w:w="9071" w:type="dxa"/>
            <w:gridSpan w:val="10"/>
            <w:shd w:val="clear" w:color="auto" w:fill="F2F2F2"/>
            <w:vAlign w:val="center"/>
          </w:tcPr>
          <w:p w14:paraId="5E234FDC" w14:textId="77777777" w:rsidR="000F1252" w:rsidRDefault="00245843">
            <w:pPr>
              <w:keepNext/>
            </w:pPr>
            <w:r>
              <w:rPr>
                <w:b/>
                <w:bCs/>
                <w:sz w:val="18"/>
                <w:szCs w:val="18"/>
              </w:rPr>
              <w:t>5 Test</w:t>
            </w:r>
          </w:p>
        </w:tc>
      </w:tr>
      <w:tr w:rsidR="000F1252" w14:paraId="34D3F3EF" w14:textId="77777777">
        <w:trPr>
          <w:cantSplit/>
        </w:trPr>
        <w:tc>
          <w:tcPr>
            <w:tcW w:w="550" w:type="dxa"/>
            <w:vAlign w:val="center"/>
          </w:tcPr>
          <w:p w14:paraId="375376CF" w14:textId="77777777" w:rsidR="000F1252" w:rsidRDefault="00245843">
            <w:r>
              <w:rPr>
                <w:sz w:val="18"/>
                <w:szCs w:val="18"/>
              </w:rPr>
              <w:t>5.1</w:t>
            </w:r>
          </w:p>
        </w:tc>
        <w:tc>
          <w:tcPr>
            <w:tcW w:w="2850" w:type="dxa"/>
            <w:vAlign w:val="center"/>
          </w:tcPr>
          <w:p w14:paraId="1801BD6A" w14:textId="77777777" w:rsidR="000F1252" w:rsidRDefault="00245843">
            <w:r>
              <w:rPr>
                <w:sz w:val="18"/>
                <w:szCs w:val="18"/>
              </w:rPr>
              <w:t>Anleitung mit Testperson prüfen und korrigieren</w:t>
            </w:r>
          </w:p>
        </w:tc>
        <w:tc>
          <w:tcPr>
            <w:tcW w:w="2050" w:type="dxa"/>
            <w:vAlign w:val="center"/>
          </w:tcPr>
          <w:p w14:paraId="15CC59A9" w14:textId="77777777" w:rsidR="000F1252" w:rsidRDefault="00245843">
            <w:r>
              <w:rPr>
                <w:sz w:val="18"/>
                <w:szCs w:val="18"/>
              </w:rPr>
              <w:t>Testprotokoll, korrigierte Anleitung</w:t>
            </w:r>
          </w:p>
        </w:tc>
        <w:tc>
          <w:tcPr>
            <w:tcW w:w="500" w:type="dxa"/>
            <w:vAlign w:val="center"/>
          </w:tcPr>
          <w:p w14:paraId="5B986D2D" w14:textId="77777777" w:rsidR="000F1252" w:rsidRDefault="00245843">
            <w:pPr>
              <w:jc w:val="center"/>
            </w:pPr>
            <w:r>
              <w:rPr>
                <w:sz w:val="18"/>
                <w:szCs w:val="18"/>
              </w:rPr>
              <w:t>1,5</w:t>
            </w:r>
          </w:p>
        </w:tc>
        <w:tc>
          <w:tcPr>
            <w:tcW w:w="801" w:type="dxa"/>
            <w:vAlign w:val="center"/>
          </w:tcPr>
          <w:p w14:paraId="01A14DD0" w14:textId="77777777" w:rsidR="000F1252" w:rsidRDefault="00245843">
            <w:r>
              <w:rPr>
                <w:sz w:val="18"/>
                <w:szCs w:val="18"/>
              </w:rPr>
              <w:t>Nicolas</w:t>
            </w:r>
          </w:p>
        </w:tc>
        <w:tc>
          <w:tcPr>
            <w:tcW w:w="464" w:type="dxa"/>
            <w:vAlign w:val="center"/>
          </w:tcPr>
          <w:p w14:paraId="2432DEB5" w14:textId="77777777" w:rsidR="000F1252" w:rsidRDefault="000F1252"/>
        </w:tc>
        <w:tc>
          <w:tcPr>
            <w:tcW w:w="464" w:type="dxa"/>
            <w:vAlign w:val="center"/>
          </w:tcPr>
          <w:p w14:paraId="4E969DCC" w14:textId="77777777" w:rsidR="000F1252" w:rsidRDefault="000F1252"/>
        </w:tc>
        <w:tc>
          <w:tcPr>
            <w:tcW w:w="464" w:type="dxa"/>
            <w:vAlign w:val="center"/>
          </w:tcPr>
          <w:p w14:paraId="03306A80" w14:textId="77777777" w:rsidR="000F1252" w:rsidRDefault="000F1252"/>
        </w:tc>
        <w:tc>
          <w:tcPr>
            <w:tcW w:w="464" w:type="dxa"/>
            <w:shd w:val="clear" w:color="auto" w:fill="8EAADB"/>
            <w:vAlign w:val="center"/>
          </w:tcPr>
          <w:p w14:paraId="73726206" w14:textId="77777777" w:rsidR="000F1252" w:rsidRDefault="000F1252"/>
        </w:tc>
        <w:tc>
          <w:tcPr>
            <w:tcW w:w="464" w:type="dxa"/>
            <w:vAlign w:val="center"/>
          </w:tcPr>
          <w:p w14:paraId="062782DC" w14:textId="77777777" w:rsidR="000F1252" w:rsidRDefault="000F1252"/>
        </w:tc>
      </w:tr>
      <w:tr w:rsidR="000F1252" w14:paraId="10E5CD8A" w14:textId="77777777">
        <w:trPr>
          <w:cantSplit/>
        </w:trPr>
        <w:tc>
          <w:tcPr>
            <w:tcW w:w="550" w:type="dxa"/>
            <w:vAlign w:val="center"/>
          </w:tcPr>
          <w:p w14:paraId="4241F2A3" w14:textId="77777777" w:rsidR="000F1252" w:rsidRDefault="00245843">
            <w:r>
              <w:rPr>
                <w:sz w:val="18"/>
                <w:szCs w:val="18"/>
              </w:rPr>
              <w:t>5.2</w:t>
            </w:r>
          </w:p>
        </w:tc>
        <w:tc>
          <w:tcPr>
            <w:tcW w:w="2850" w:type="dxa"/>
            <w:vAlign w:val="center"/>
          </w:tcPr>
          <w:p w14:paraId="770636BF" w14:textId="77777777" w:rsidR="000F1252" w:rsidRDefault="00245843">
            <w:r>
              <w:rPr>
                <w:sz w:val="18"/>
                <w:szCs w:val="18"/>
              </w:rPr>
              <w:t>Demo-Prompts testen</w:t>
            </w:r>
          </w:p>
        </w:tc>
        <w:tc>
          <w:tcPr>
            <w:tcW w:w="2050" w:type="dxa"/>
            <w:vAlign w:val="center"/>
          </w:tcPr>
          <w:p w14:paraId="446F2DEE" w14:textId="77777777" w:rsidR="000F1252" w:rsidRDefault="00245843">
            <w:r>
              <w:rPr>
                <w:sz w:val="18"/>
                <w:szCs w:val="18"/>
              </w:rPr>
              <w:t>getestete Demo</w:t>
            </w:r>
          </w:p>
        </w:tc>
        <w:tc>
          <w:tcPr>
            <w:tcW w:w="500" w:type="dxa"/>
            <w:vAlign w:val="center"/>
          </w:tcPr>
          <w:p w14:paraId="7841D68E" w14:textId="77777777" w:rsidR="000F1252" w:rsidRDefault="00245843">
            <w:pPr>
              <w:jc w:val="center"/>
            </w:pPr>
            <w:r>
              <w:rPr>
                <w:sz w:val="18"/>
                <w:szCs w:val="18"/>
              </w:rPr>
              <w:t>0,5</w:t>
            </w:r>
          </w:p>
        </w:tc>
        <w:tc>
          <w:tcPr>
            <w:tcW w:w="801" w:type="dxa"/>
            <w:vAlign w:val="center"/>
          </w:tcPr>
          <w:p w14:paraId="10D0F049" w14:textId="77777777" w:rsidR="000F1252" w:rsidRDefault="00245843">
            <w:r>
              <w:rPr>
                <w:sz w:val="18"/>
                <w:szCs w:val="18"/>
              </w:rPr>
              <w:t>Lucas</w:t>
            </w:r>
          </w:p>
        </w:tc>
        <w:tc>
          <w:tcPr>
            <w:tcW w:w="464" w:type="dxa"/>
            <w:vAlign w:val="center"/>
          </w:tcPr>
          <w:p w14:paraId="3A9EED2C" w14:textId="77777777" w:rsidR="000F1252" w:rsidRDefault="000F1252"/>
        </w:tc>
        <w:tc>
          <w:tcPr>
            <w:tcW w:w="464" w:type="dxa"/>
            <w:vAlign w:val="center"/>
          </w:tcPr>
          <w:p w14:paraId="7DFD83DA" w14:textId="77777777" w:rsidR="000F1252" w:rsidRDefault="000F1252"/>
        </w:tc>
        <w:tc>
          <w:tcPr>
            <w:tcW w:w="464" w:type="dxa"/>
            <w:vAlign w:val="center"/>
          </w:tcPr>
          <w:p w14:paraId="01B83E5B" w14:textId="77777777" w:rsidR="000F1252" w:rsidRDefault="000F1252"/>
        </w:tc>
        <w:tc>
          <w:tcPr>
            <w:tcW w:w="464" w:type="dxa"/>
            <w:shd w:val="clear" w:color="auto" w:fill="8EAADB"/>
            <w:vAlign w:val="center"/>
          </w:tcPr>
          <w:p w14:paraId="143CDBCA" w14:textId="77777777" w:rsidR="000F1252" w:rsidRDefault="000F1252"/>
        </w:tc>
        <w:tc>
          <w:tcPr>
            <w:tcW w:w="464" w:type="dxa"/>
            <w:vAlign w:val="center"/>
          </w:tcPr>
          <w:p w14:paraId="7DC886BC" w14:textId="77777777" w:rsidR="000F1252" w:rsidRDefault="000F1252"/>
        </w:tc>
      </w:tr>
      <w:tr w:rsidR="000F1252" w14:paraId="15EDF6F3" w14:textId="77777777">
        <w:trPr>
          <w:cantSplit/>
        </w:trPr>
        <w:tc>
          <w:tcPr>
            <w:tcW w:w="550" w:type="dxa"/>
            <w:vAlign w:val="center"/>
          </w:tcPr>
          <w:p w14:paraId="5B0AE88B" w14:textId="77777777" w:rsidR="000F1252" w:rsidRDefault="00245843">
            <w:r>
              <w:rPr>
                <w:b/>
                <w:bCs/>
                <w:color w:val="C00000"/>
                <w:sz w:val="18"/>
                <w:szCs w:val="18"/>
              </w:rPr>
              <w:t>M4</w:t>
            </w:r>
          </w:p>
        </w:tc>
        <w:tc>
          <w:tcPr>
            <w:tcW w:w="2850" w:type="dxa"/>
            <w:vAlign w:val="center"/>
          </w:tcPr>
          <w:p w14:paraId="4C880C4A" w14:textId="77777777" w:rsidR="000F1252" w:rsidRDefault="00245843">
            <w:r>
              <w:rPr>
                <w:b/>
                <w:bCs/>
                <w:color w:val="C00000"/>
                <w:sz w:val="18"/>
                <w:szCs w:val="18"/>
              </w:rPr>
              <w:t>◆ Anleitung und Demo getestet</w:t>
            </w:r>
          </w:p>
        </w:tc>
        <w:tc>
          <w:tcPr>
            <w:tcW w:w="2050" w:type="dxa"/>
            <w:vAlign w:val="center"/>
          </w:tcPr>
          <w:p w14:paraId="1A4C4D06" w14:textId="77777777" w:rsidR="000F1252" w:rsidRDefault="00245843">
            <w:r>
              <w:rPr>
                <w:b/>
                <w:bCs/>
                <w:color w:val="C00000"/>
                <w:sz w:val="18"/>
                <w:szCs w:val="18"/>
              </w:rPr>
              <w:t>Sa 17.10.2026</w:t>
            </w:r>
          </w:p>
        </w:tc>
        <w:tc>
          <w:tcPr>
            <w:tcW w:w="500" w:type="dxa"/>
            <w:vAlign w:val="center"/>
          </w:tcPr>
          <w:p w14:paraId="7C33A65C" w14:textId="77777777" w:rsidR="000F1252" w:rsidRDefault="000F1252"/>
        </w:tc>
        <w:tc>
          <w:tcPr>
            <w:tcW w:w="801" w:type="dxa"/>
            <w:vAlign w:val="center"/>
          </w:tcPr>
          <w:p w14:paraId="648206B0" w14:textId="77777777" w:rsidR="000F1252" w:rsidRDefault="000F1252"/>
        </w:tc>
        <w:tc>
          <w:tcPr>
            <w:tcW w:w="464" w:type="dxa"/>
            <w:vAlign w:val="center"/>
          </w:tcPr>
          <w:p w14:paraId="6B478419" w14:textId="77777777" w:rsidR="000F1252" w:rsidRDefault="000F1252">
            <w:pPr>
              <w:jc w:val="center"/>
            </w:pPr>
          </w:p>
        </w:tc>
        <w:tc>
          <w:tcPr>
            <w:tcW w:w="464" w:type="dxa"/>
            <w:vAlign w:val="center"/>
          </w:tcPr>
          <w:p w14:paraId="31A39E15" w14:textId="77777777" w:rsidR="000F1252" w:rsidRDefault="000F1252">
            <w:pPr>
              <w:jc w:val="center"/>
            </w:pPr>
          </w:p>
        </w:tc>
        <w:tc>
          <w:tcPr>
            <w:tcW w:w="464" w:type="dxa"/>
            <w:vAlign w:val="center"/>
          </w:tcPr>
          <w:p w14:paraId="6CF44DCA" w14:textId="77777777" w:rsidR="000F1252" w:rsidRDefault="000F1252">
            <w:pPr>
              <w:jc w:val="center"/>
            </w:pPr>
          </w:p>
        </w:tc>
        <w:tc>
          <w:tcPr>
            <w:tcW w:w="464" w:type="dxa"/>
            <w:shd w:val="clear" w:color="auto" w:fill="FF0000"/>
            <w:vAlign w:val="center"/>
          </w:tcPr>
          <w:p w14:paraId="73592721" w14:textId="77777777" w:rsidR="000F1252" w:rsidRDefault="00245843">
            <w:pPr>
              <w:jc w:val="center"/>
            </w:pPr>
            <w:r>
              <w:rPr>
                <w:b/>
                <w:bCs/>
                <w:color w:val="FFFFFF"/>
                <w:sz w:val="18"/>
                <w:szCs w:val="18"/>
              </w:rPr>
              <w:t>◆</w:t>
            </w:r>
          </w:p>
        </w:tc>
        <w:tc>
          <w:tcPr>
            <w:tcW w:w="464" w:type="dxa"/>
            <w:vAlign w:val="center"/>
          </w:tcPr>
          <w:p w14:paraId="3E3F1AA5" w14:textId="77777777" w:rsidR="000F1252" w:rsidRDefault="000F1252">
            <w:pPr>
              <w:jc w:val="center"/>
            </w:pPr>
          </w:p>
        </w:tc>
      </w:tr>
      <w:tr w:rsidR="000F1252" w14:paraId="35BDD88E" w14:textId="77777777">
        <w:trPr>
          <w:cantSplit/>
        </w:trPr>
        <w:tc>
          <w:tcPr>
            <w:tcW w:w="9071" w:type="dxa"/>
            <w:gridSpan w:val="10"/>
            <w:shd w:val="clear" w:color="auto" w:fill="F2F2F2"/>
            <w:vAlign w:val="center"/>
          </w:tcPr>
          <w:p w14:paraId="652774EF" w14:textId="77777777" w:rsidR="000F1252" w:rsidRDefault="00245843">
            <w:pPr>
              <w:keepNext/>
            </w:pPr>
            <w:r>
              <w:rPr>
                <w:b/>
                <w:bCs/>
                <w:sz w:val="18"/>
                <w:szCs w:val="18"/>
              </w:rPr>
              <w:t>6 Einführung/Abnahme</w:t>
            </w:r>
          </w:p>
        </w:tc>
      </w:tr>
      <w:tr w:rsidR="000F1252" w14:paraId="57B5C55F" w14:textId="77777777">
        <w:trPr>
          <w:cantSplit/>
        </w:trPr>
        <w:tc>
          <w:tcPr>
            <w:tcW w:w="550" w:type="dxa"/>
            <w:vAlign w:val="center"/>
          </w:tcPr>
          <w:p w14:paraId="4F29905C" w14:textId="77777777" w:rsidR="000F1252" w:rsidRDefault="00245843">
            <w:r>
              <w:rPr>
                <w:sz w:val="18"/>
                <w:szCs w:val="18"/>
              </w:rPr>
              <w:t>6.1</w:t>
            </w:r>
          </w:p>
        </w:tc>
        <w:tc>
          <w:tcPr>
            <w:tcW w:w="2850" w:type="dxa"/>
            <w:vAlign w:val="center"/>
          </w:tcPr>
          <w:p w14:paraId="0893EBEC" w14:textId="77777777" w:rsidR="000F1252" w:rsidRDefault="00245843">
            <w:r>
              <w:rPr>
                <w:sz w:val="18"/>
                <w:szCs w:val="18"/>
              </w:rPr>
              <w:t>Präsentation erstellen</w:t>
            </w:r>
          </w:p>
        </w:tc>
        <w:tc>
          <w:tcPr>
            <w:tcW w:w="2050" w:type="dxa"/>
            <w:vAlign w:val="center"/>
          </w:tcPr>
          <w:p w14:paraId="2DCE6FB0" w14:textId="77777777" w:rsidR="000F1252" w:rsidRDefault="00245843">
            <w:r>
              <w:rPr>
                <w:sz w:val="18"/>
                <w:szCs w:val="18"/>
              </w:rPr>
              <w:t>Präsentationsfolien</w:t>
            </w:r>
          </w:p>
        </w:tc>
        <w:tc>
          <w:tcPr>
            <w:tcW w:w="500" w:type="dxa"/>
            <w:vAlign w:val="center"/>
          </w:tcPr>
          <w:p w14:paraId="639F7A31" w14:textId="77777777" w:rsidR="000F1252" w:rsidRDefault="00245843">
            <w:pPr>
              <w:jc w:val="center"/>
            </w:pPr>
            <w:r>
              <w:rPr>
                <w:sz w:val="18"/>
                <w:szCs w:val="18"/>
              </w:rPr>
              <w:t>2,5</w:t>
            </w:r>
          </w:p>
        </w:tc>
        <w:tc>
          <w:tcPr>
            <w:tcW w:w="801" w:type="dxa"/>
            <w:vAlign w:val="center"/>
          </w:tcPr>
          <w:p w14:paraId="781FA009" w14:textId="77777777" w:rsidR="000F1252" w:rsidRDefault="00245843">
            <w:r>
              <w:rPr>
                <w:sz w:val="18"/>
                <w:szCs w:val="18"/>
              </w:rPr>
              <w:t>beide</w:t>
            </w:r>
          </w:p>
        </w:tc>
        <w:tc>
          <w:tcPr>
            <w:tcW w:w="464" w:type="dxa"/>
            <w:vAlign w:val="center"/>
          </w:tcPr>
          <w:p w14:paraId="704B6B3C" w14:textId="77777777" w:rsidR="000F1252" w:rsidRDefault="000F1252"/>
        </w:tc>
        <w:tc>
          <w:tcPr>
            <w:tcW w:w="464" w:type="dxa"/>
            <w:vAlign w:val="center"/>
          </w:tcPr>
          <w:p w14:paraId="185DC147" w14:textId="77777777" w:rsidR="000F1252" w:rsidRDefault="000F1252"/>
        </w:tc>
        <w:tc>
          <w:tcPr>
            <w:tcW w:w="464" w:type="dxa"/>
            <w:vAlign w:val="center"/>
          </w:tcPr>
          <w:p w14:paraId="5FCC8A99" w14:textId="77777777" w:rsidR="000F1252" w:rsidRDefault="000F1252"/>
        </w:tc>
        <w:tc>
          <w:tcPr>
            <w:tcW w:w="464" w:type="dxa"/>
            <w:vAlign w:val="center"/>
          </w:tcPr>
          <w:p w14:paraId="44EDE633" w14:textId="77777777" w:rsidR="000F1252" w:rsidRDefault="000F1252"/>
        </w:tc>
        <w:tc>
          <w:tcPr>
            <w:tcW w:w="464" w:type="dxa"/>
            <w:shd w:val="clear" w:color="auto" w:fill="8EAADB"/>
            <w:vAlign w:val="center"/>
          </w:tcPr>
          <w:p w14:paraId="75A50B77" w14:textId="77777777" w:rsidR="000F1252" w:rsidRDefault="000F1252"/>
        </w:tc>
      </w:tr>
      <w:tr w:rsidR="000F1252" w14:paraId="5376BB9F" w14:textId="77777777">
        <w:trPr>
          <w:cantSplit/>
        </w:trPr>
        <w:tc>
          <w:tcPr>
            <w:tcW w:w="550" w:type="dxa"/>
            <w:vAlign w:val="center"/>
          </w:tcPr>
          <w:p w14:paraId="7361B1FD" w14:textId="77777777" w:rsidR="000F1252" w:rsidRDefault="00245843">
            <w:r>
              <w:rPr>
                <w:sz w:val="18"/>
                <w:szCs w:val="18"/>
              </w:rPr>
              <w:t>6.2</w:t>
            </w:r>
          </w:p>
        </w:tc>
        <w:tc>
          <w:tcPr>
            <w:tcW w:w="2850" w:type="dxa"/>
            <w:vAlign w:val="center"/>
          </w:tcPr>
          <w:p w14:paraId="05F62702" w14:textId="77777777" w:rsidR="000F1252" w:rsidRDefault="00245843">
            <w:r>
              <w:rPr>
                <w:sz w:val="18"/>
                <w:szCs w:val="18"/>
              </w:rPr>
              <w:t>Präsentation mit Live-Demo, Abnahme</w:t>
            </w:r>
          </w:p>
        </w:tc>
        <w:tc>
          <w:tcPr>
            <w:tcW w:w="2050" w:type="dxa"/>
            <w:vAlign w:val="center"/>
          </w:tcPr>
          <w:p w14:paraId="4F432103" w14:textId="77777777" w:rsidR="000F1252" w:rsidRDefault="00245843">
            <w:r>
              <w:rPr>
                <w:sz w:val="18"/>
                <w:szCs w:val="18"/>
              </w:rPr>
              <w:t>Präsentation, Abnahme</w:t>
            </w:r>
          </w:p>
        </w:tc>
        <w:tc>
          <w:tcPr>
            <w:tcW w:w="500" w:type="dxa"/>
            <w:vAlign w:val="center"/>
          </w:tcPr>
          <w:p w14:paraId="5D564D26" w14:textId="77777777" w:rsidR="000F1252" w:rsidRDefault="00245843">
            <w:pPr>
              <w:jc w:val="center"/>
            </w:pPr>
            <w:r>
              <w:rPr>
                <w:sz w:val="18"/>
                <w:szCs w:val="18"/>
              </w:rPr>
              <w:t>1</w:t>
            </w:r>
          </w:p>
        </w:tc>
        <w:tc>
          <w:tcPr>
            <w:tcW w:w="801" w:type="dxa"/>
            <w:vAlign w:val="center"/>
          </w:tcPr>
          <w:p w14:paraId="52DA9B92" w14:textId="77777777" w:rsidR="000F1252" w:rsidRDefault="00245843">
            <w:r>
              <w:rPr>
                <w:sz w:val="18"/>
                <w:szCs w:val="18"/>
              </w:rPr>
              <w:t>beide</w:t>
            </w:r>
          </w:p>
        </w:tc>
        <w:tc>
          <w:tcPr>
            <w:tcW w:w="464" w:type="dxa"/>
            <w:vAlign w:val="center"/>
          </w:tcPr>
          <w:p w14:paraId="278F180B" w14:textId="77777777" w:rsidR="000F1252" w:rsidRDefault="000F1252"/>
        </w:tc>
        <w:tc>
          <w:tcPr>
            <w:tcW w:w="464" w:type="dxa"/>
            <w:vAlign w:val="center"/>
          </w:tcPr>
          <w:p w14:paraId="379A15F8" w14:textId="77777777" w:rsidR="000F1252" w:rsidRDefault="000F1252"/>
        </w:tc>
        <w:tc>
          <w:tcPr>
            <w:tcW w:w="464" w:type="dxa"/>
            <w:vAlign w:val="center"/>
          </w:tcPr>
          <w:p w14:paraId="2D4998DF" w14:textId="77777777" w:rsidR="000F1252" w:rsidRDefault="000F1252"/>
        </w:tc>
        <w:tc>
          <w:tcPr>
            <w:tcW w:w="464" w:type="dxa"/>
            <w:vAlign w:val="center"/>
          </w:tcPr>
          <w:p w14:paraId="7B7A6B50" w14:textId="77777777" w:rsidR="000F1252" w:rsidRDefault="000F1252"/>
        </w:tc>
        <w:tc>
          <w:tcPr>
            <w:tcW w:w="464" w:type="dxa"/>
            <w:shd w:val="clear" w:color="auto" w:fill="8EAADB"/>
            <w:vAlign w:val="center"/>
          </w:tcPr>
          <w:p w14:paraId="2273E722" w14:textId="77777777" w:rsidR="000F1252" w:rsidRDefault="000F1252"/>
        </w:tc>
      </w:tr>
      <w:tr w:rsidR="000F1252" w14:paraId="20CB1655" w14:textId="77777777">
        <w:trPr>
          <w:cantSplit/>
        </w:trPr>
        <w:tc>
          <w:tcPr>
            <w:tcW w:w="9071" w:type="dxa"/>
            <w:gridSpan w:val="10"/>
            <w:shd w:val="clear" w:color="auto" w:fill="F2F2F2"/>
            <w:vAlign w:val="center"/>
          </w:tcPr>
          <w:p w14:paraId="0D08AC6A" w14:textId="77777777" w:rsidR="000F1252" w:rsidRDefault="00245843">
            <w:pPr>
              <w:keepNext/>
            </w:pPr>
            <w:r>
              <w:rPr>
                <w:b/>
                <w:bCs/>
                <w:sz w:val="18"/>
                <w:szCs w:val="18"/>
              </w:rPr>
              <w:t>7 Abschluss</w:t>
            </w:r>
          </w:p>
        </w:tc>
      </w:tr>
      <w:tr w:rsidR="000F1252" w14:paraId="2254FDC9" w14:textId="77777777">
        <w:trPr>
          <w:cantSplit/>
        </w:trPr>
        <w:tc>
          <w:tcPr>
            <w:tcW w:w="550" w:type="dxa"/>
            <w:vAlign w:val="center"/>
          </w:tcPr>
          <w:p w14:paraId="2A247AB8" w14:textId="77777777" w:rsidR="000F1252" w:rsidRDefault="00245843">
            <w:r>
              <w:rPr>
                <w:sz w:val="18"/>
                <w:szCs w:val="18"/>
              </w:rPr>
              <w:t>7.1</w:t>
            </w:r>
          </w:p>
        </w:tc>
        <w:tc>
          <w:tcPr>
            <w:tcW w:w="2850" w:type="dxa"/>
            <w:vAlign w:val="center"/>
          </w:tcPr>
          <w:p w14:paraId="5484B564" w14:textId="77777777" w:rsidR="000F1252" w:rsidRDefault="00245843">
            <w:r>
              <w:rPr>
                <w:sz w:val="18"/>
                <w:szCs w:val="18"/>
              </w:rPr>
              <w:t>Zusammenfassung, Vergleich geplant/tatsächlich</w:t>
            </w:r>
          </w:p>
        </w:tc>
        <w:tc>
          <w:tcPr>
            <w:tcW w:w="2050" w:type="dxa"/>
            <w:vAlign w:val="center"/>
          </w:tcPr>
          <w:p w14:paraId="022FA149" w14:textId="77777777" w:rsidR="000F1252" w:rsidRDefault="00245843">
            <w:r>
              <w:rPr>
                <w:sz w:val="18"/>
                <w:szCs w:val="18"/>
              </w:rPr>
              <w:t>Zusammenfassung</w:t>
            </w:r>
          </w:p>
        </w:tc>
        <w:tc>
          <w:tcPr>
            <w:tcW w:w="500" w:type="dxa"/>
            <w:vAlign w:val="center"/>
          </w:tcPr>
          <w:p w14:paraId="784B2CD5" w14:textId="77777777" w:rsidR="000F1252" w:rsidRDefault="00245843">
            <w:pPr>
              <w:jc w:val="center"/>
            </w:pPr>
            <w:r>
              <w:rPr>
                <w:sz w:val="18"/>
                <w:szCs w:val="18"/>
              </w:rPr>
              <w:t>1</w:t>
            </w:r>
          </w:p>
        </w:tc>
        <w:tc>
          <w:tcPr>
            <w:tcW w:w="801" w:type="dxa"/>
            <w:vAlign w:val="center"/>
          </w:tcPr>
          <w:p w14:paraId="7703D3E0" w14:textId="77777777" w:rsidR="000F1252" w:rsidRDefault="00245843">
            <w:r>
              <w:rPr>
                <w:sz w:val="18"/>
                <w:szCs w:val="18"/>
              </w:rPr>
              <w:t>Lucas</w:t>
            </w:r>
          </w:p>
        </w:tc>
        <w:tc>
          <w:tcPr>
            <w:tcW w:w="464" w:type="dxa"/>
            <w:vAlign w:val="center"/>
          </w:tcPr>
          <w:p w14:paraId="68E429BD" w14:textId="77777777" w:rsidR="000F1252" w:rsidRDefault="000F1252"/>
        </w:tc>
        <w:tc>
          <w:tcPr>
            <w:tcW w:w="464" w:type="dxa"/>
            <w:vAlign w:val="center"/>
          </w:tcPr>
          <w:p w14:paraId="1422311F" w14:textId="77777777" w:rsidR="000F1252" w:rsidRDefault="000F1252"/>
        </w:tc>
        <w:tc>
          <w:tcPr>
            <w:tcW w:w="464" w:type="dxa"/>
            <w:vAlign w:val="center"/>
          </w:tcPr>
          <w:p w14:paraId="7EC33698" w14:textId="77777777" w:rsidR="000F1252" w:rsidRDefault="000F1252"/>
        </w:tc>
        <w:tc>
          <w:tcPr>
            <w:tcW w:w="464" w:type="dxa"/>
            <w:vAlign w:val="center"/>
          </w:tcPr>
          <w:p w14:paraId="2212583C" w14:textId="77777777" w:rsidR="000F1252" w:rsidRDefault="000F1252"/>
        </w:tc>
        <w:tc>
          <w:tcPr>
            <w:tcW w:w="464" w:type="dxa"/>
            <w:shd w:val="clear" w:color="auto" w:fill="8EAADB"/>
            <w:vAlign w:val="center"/>
          </w:tcPr>
          <w:p w14:paraId="34CFC8BE" w14:textId="77777777" w:rsidR="000F1252" w:rsidRDefault="000F1252"/>
        </w:tc>
      </w:tr>
      <w:tr w:rsidR="000F1252" w14:paraId="161ECFAB" w14:textId="77777777">
        <w:trPr>
          <w:cantSplit/>
        </w:trPr>
        <w:tc>
          <w:tcPr>
            <w:tcW w:w="550" w:type="dxa"/>
            <w:vAlign w:val="center"/>
          </w:tcPr>
          <w:p w14:paraId="3198DCEA" w14:textId="77777777" w:rsidR="000F1252" w:rsidRDefault="00245843">
            <w:r>
              <w:rPr>
                <w:sz w:val="18"/>
                <w:szCs w:val="18"/>
              </w:rPr>
              <w:t>7.2</w:t>
            </w:r>
          </w:p>
        </w:tc>
        <w:tc>
          <w:tcPr>
            <w:tcW w:w="2850" w:type="dxa"/>
            <w:vAlign w:val="center"/>
          </w:tcPr>
          <w:p w14:paraId="505FCF21" w14:textId="77777777" w:rsidR="000F1252" w:rsidRDefault="00245843">
            <w:r>
              <w:rPr>
                <w:sz w:val="18"/>
                <w:szCs w:val="18"/>
              </w:rPr>
              <w:t>Reflexion je Teammitglied</w:t>
            </w:r>
          </w:p>
        </w:tc>
        <w:tc>
          <w:tcPr>
            <w:tcW w:w="2050" w:type="dxa"/>
            <w:vAlign w:val="center"/>
          </w:tcPr>
          <w:p w14:paraId="069A01D4" w14:textId="77777777" w:rsidR="000F1252" w:rsidRDefault="00245843">
            <w:r>
              <w:rPr>
                <w:sz w:val="18"/>
                <w:szCs w:val="18"/>
              </w:rPr>
              <w:t>2 Reflexionen</w:t>
            </w:r>
          </w:p>
        </w:tc>
        <w:tc>
          <w:tcPr>
            <w:tcW w:w="500" w:type="dxa"/>
            <w:vAlign w:val="center"/>
          </w:tcPr>
          <w:p w14:paraId="5D44D783" w14:textId="77777777" w:rsidR="000F1252" w:rsidRDefault="00245843">
            <w:pPr>
              <w:jc w:val="center"/>
            </w:pPr>
            <w:r>
              <w:rPr>
                <w:sz w:val="18"/>
                <w:szCs w:val="18"/>
              </w:rPr>
              <w:t>2</w:t>
            </w:r>
          </w:p>
        </w:tc>
        <w:tc>
          <w:tcPr>
            <w:tcW w:w="801" w:type="dxa"/>
            <w:vAlign w:val="center"/>
          </w:tcPr>
          <w:p w14:paraId="350CB0F4" w14:textId="77777777" w:rsidR="000F1252" w:rsidRDefault="00245843">
            <w:r>
              <w:rPr>
                <w:sz w:val="18"/>
                <w:szCs w:val="18"/>
              </w:rPr>
              <w:t>beide</w:t>
            </w:r>
          </w:p>
        </w:tc>
        <w:tc>
          <w:tcPr>
            <w:tcW w:w="464" w:type="dxa"/>
            <w:vAlign w:val="center"/>
          </w:tcPr>
          <w:p w14:paraId="42ED5DDA" w14:textId="77777777" w:rsidR="000F1252" w:rsidRDefault="000F1252"/>
        </w:tc>
        <w:tc>
          <w:tcPr>
            <w:tcW w:w="464" w:type="dxa"/>
            <w:vAlign w:val="center"/>
          </w:tcPr>
          <w:p w14:paraId="27364C8A" w14:textId="77777777" w:rsidR="000F1252" w:rsidRDefault="000F1252"/>
        </w:tc>
        <w:tc>
          <w:tcPr>
            <w:tcW w:w="464" w:type="dxa"/>
            <w:vAlign w:val="center"/>
          </w:tcPr>
          <w:p w14:paraId="69230387" w14:textId="77777777" w:rsidR="000F1252" w:rsidRDefault="000F1252"/>
        </w:tc>
        <w:tc>
          <w:tcPr>
            <w:tcW w:w="464" w:type="dxa"/>
            <w:vAlign w:val="center"/>
          </w:tcPr>
          <w:p w14:paraId="7F4B3120" w14:textId="77777777" w:rsidR="000F1252" w:rsidRDefault="000F1252"/>
        </w:tc>
        <w:tc>
          <w:tcPr>
            <w:tcW w:w="464" w:type="dxa"/>
            <w:shd w:val="clear" w:color="auto" w:fill="8EAADB"/>
            <w:vAlign w:val="center"/>
          </w:tcPr>
          <w:p w14:paraId="02A885BA" w14:textId="77777777" w:rsidR="000F1252" w:rsidRDefault="000F1252"/>
        </w:tc>
      </w:tr>
      <w:tr w:rsidR="000F1252" w14:paraId="0487FFA6" w14:textId="77777777">
        <w:trPr>
          <w:cantSplit/>
        </w:trPr>
        <w:tc>
          <w:tcPr>
            <w:tcW w:w="550" w:type="dxa"/>
            <w:vAlign w:val="center"/>
          </w:tcPr>
          <w:p w14:paraId="37119536" w14:textId="77777777" w:rsidR="000F1252" w:rsidRDefault="00245843">
            <w:r>
              <w:rPr>
                <w:sz w:val="18"/>
                <w:szCs w:val="18"/>
              </w:rPr>
              <w:t>7.3</w:t>
            </w:r>
          </w:p>
        </w:tc>
        <w:tc>
          <w:tcPr>
            <w:tcW w:w="2850" w:type="dxa"/>
            <w:vAlign w:val="center"/>
          </w:tcPr>
          <w:p w14:paraId="38960B0A" w14:textId="77777777" w:rsidR="000F1252" w:rsidRDefault="00245843">
            <w:r>
              <w:rPr>
                <w:sz w:val="18"/>
                <w:szCs w:val="18"/>
              </w:rPr>
              <w:t>Dokument fertigstellen, PDF abgeben</w:t>
            </w:r>
          </w:p>
        </w:tc>
        <w:tc>
          <w:tcPr>
            <w:tcW w:w="2050" w:type="dxa"/>
            <w:vAlign w:val="center"/>
          </w:tcPr>
          <w:p w14:paraId="6F3250FA" w14:textId="77777777" w:rsidR="000F1252" w:rsidRDefault="00245843">
            <w:r>
              <w:rPr>
                <w:sz w:val="18"/>
                <w:szCs w:val="18"/>
              </w:rPr>
              <w:t>PDF</w:t>
            </w:r>
          </w:p>
        </w:tc>
        <w:tc>
          <w:tcPr>
            <w:tcW w:w="500" w:type="dxa"/>
            <w:vAlign w:val="center"/>
          </w:tcPr>
          <w:p w14:paraId="7859788F" w14:textId="77777777" w:rsidR="000F1252" w:rsidRDefault="00245843">
            <w:pPr>
              <w:jc w:val="center"/>
            </w:pPr>
            <w:r>
              <w:rPr>
                <w:sz w:val="18"/>
                <w:szCs w:val="18"/>
              </w:rPr>
              <w:t>1</w:t>
            </w:r>
          </w:p>
        </w:tc>
        <w:tc>
          <w:tcPr>
            <w:tcW w:w="801" w:type="dxa"/>
            <w:vAlign w:val="center"/>
          </w:tcPr>
          <w:p w14:paraId="1B72FBD0" w14:textId="77777777" w:rsidR="000F1252" w:rsidRDefault="00245843">
            <w:r>
              <w:rPr>
                <w:sz w:val="18"/>
                <w:szCs w:val="18"/>
              </w:rPr>
              <w:t>Lucas</w:t>
            </w:r>
          </w:p>
        </w:tc>
        <w:tc>
          <w:tcPr>
            <w:tcW w:w="464" w:type="dxa"/>
            <w:vAlign w:val="center"/>
          </w:tcPr>
          <w:p w14:paraId="253329C3" w14:textId="77777777" w:rsidR="000F1252" w:rsidRDefault="000F1252"/>
        </w:tc>
        <w:tc>
          <w:tcPr>
            <w:tcW w:w="464" w:type="dxa"/>
            <w:vAlign w:val="center"/>
          </w:tcPr>
          <w:p w14:paraId="36D5F774" w14:textId="77777777" w:rsidR="000F1252" w:rsidRDefault="000F1252"/>
        </w:tc>
        <w:tc>
          <w:tcPr>
            <w:tcW w:w="464" w:type="dxa"/>
            <w:vAlign w:val="center"/>
          </w:tcPr>
          <w:p w14:paraId="49830045" w14:textId="77777777" w:rsidR="000F1252" w:rsidRDefault="000F1252"/>
        </w:tc>
        <w:tc>
          <w:tcPr>
            <w:tcW w:w="464" w:type="dxa"/>
            <w:vAlign w:val="center"/>
          </w:tcPr>
          <w:p w14:paraId="41AE3CD2" w14:textId="77777777" w:rsidR="000F1252" w:rsidRDefault="000F1252"/>
        </w:tc>
        <w:tc>
          <w:tcPr>
            <w:tcW w:w="464" w:type="dxa"/>
            <w:shd w:val="clear" w:color="auto" w:fill="8EAADB"/>
            <w:vAlign w:val="center"/>
          </w:tcPr>
          <w:p w14:paraId="54601164" w14:textId="77777777" w:rsidR="000F1252" w:rsidRDefault="000F1252"/>
        </w:tc>
      </w:tr>
      <w:tr w:rsidR="000F1252" w14:paraId="0BB16BDC" w14:textId="77777777">
        <w:trPr>
          <w:cantSplit/>
        </w:trPr>
        <w:tc>
          <w:tcPr>
            <w:tcW w:w="550" w:type="dxa"/>
            <w:vAlign w:val="center"/>
          </w:tcPr>
          <w:p w14:paraId="7067405E" w14:textId="77777777" w:rsidR="000F1252" w:rsidRDefault="00245843">
            <w:r>
              <w:rPr>
                <w:b/>
                <w:bCs/>
                <w:color w:val="C00000"/>
                <w:sz w:val="18"/>
                <w:szCs w:val="18"/>
              </w:rPr>
              <w:t>M5</w:t>
            </w:r>
          </w:p>
        </w:tc>
        <w:tc>
          <w:tcPr>
            <w:tcW w:w="2850" w:type="dxa"/>
            <w:vAlign w:val="center"/>
          </w:tcPr>
          <w:p w14:paraId="441D57C6" w14:textId="77777777" w:rsidR="000F1252" w:rsidRDefault="00245843">
            <w:r>
              <w:rPr>
                <w:b/>
                <w:bCs/>
                <w:color w:val="C00000"/>
                <w:sz w:val="18"/>
                <w:szCs w:val="18"/>
              </w:rPr>
              <w:t xml:space="preserve">◆ </w:t>
            </w:r>
            <w:del w:id="91375" w:author="Claude" w:date="2026-10-25T12:00:00Z">
              <w:r>
                <w:rPr>
                  <w:b/>
                  <w:bCs/>
                  <w:color w:val="C00000"/>
                  <w:sz w:val="18"/>
                  <w:szCs w:val="18"/>
                </w:rPr>
                <w:delText xml:space="preserve">Abgabe PDF und Präsentation</w:delText>
              </w:r>
            </w:del>
            <w:ins w:id="91376" w:author="Claude" w:date="2026-10-25T12:00:00Z">
              <w:r>
                <w:rPr>
                  <w:b/>
                  <w:bCs/>
                  <w:color w:val="C00000"/>
                  <w:sz w:val="18"/>
                  <w:szCs w:val="18"/>
                </w:rPr>
                <w:t xml:space="preserve">Abgabe PDF (Präsentation danach)</w:t>
              </w:r>
            </w:ins>
          </w:p>
        </w:tc>
        <w:tc>
          <w:tcPr>
            <w:tcW w:w="2050" w:type="dxa"/>
            <w:vAlign w:val="center"/>
          </w:tcPr>
          <w:p w14:paraId="34BD29E9" w14:textId="77777777" w:rsidR="000F1252" w:rsidRDefault="00245843">
            <w:del w:id="91381" w:author="Claude" w:date="2026-10-25T12:00:00Z">
              <w:r>
                <w:rPr>
                  <w:b/>
                  <w:bCs/>
                  <w:color w:val="C00000"/>
                  <w:sz w:val="18"/>
                  <w:szCs w:val="18"/>
                </w:rPr>
                <w:delText>Mi 21.10.2026</w:delText>
              </w:r>
            </w:del>
            <w:ins w:id="91382" w:author="Claude" w:date="2026-10-25T12:00:00Z">
              <w:r>
                <w:rPr>
                  <w:b/>
                  <w:bCs/>
                  <w:color w:val="C00000"/>
                  <w:sz w:val="18"/>
                  <w:szCs w:val="18"/>
                </w:rPr>
                <w:t xml:space="preserve">So 25.10.2026</w:t>
              </w:r>
            </w:ins>
          </w:p>
        </w:tc>
        <w:tc>
          <w:tcPr>
            <w:tcW w:w="500" w:type="dxa"/>
            <w:vAlign w:val="center"/>
          </w:tcPr>
          <w:p w14:paraId="57FDA776" w14:textId="77777777" w:rsidR="000F1252" w:rsidRDefault="000F1252"/>
        </w:tc>
        <w:tc>
          <w:tcPr>
            <w:tcW w:w="801" w:type="dxa"/>
            <w:vAlign w:val="center"/>
          </w:tcPr>
          <w:p w14:paraId="390E2F36" w14:textId="77777777" w:rsidR="000F1252" w:rsidRDefault="000F1252"/>
        </w:tc>
        <w:tc>
          <w:tcPr>
            <w:tcW w:w="464" w:type="dxa"/>
            <w:vAlign w:val="center"/>
          </w:tcPr>
          <w:p w14:paraId="7036002F" w14:textId="77777777" w:rsidR="000F1252" w:rsidRDefault="000F1252">
            <w:pPr>
              <w:jc w:val="center"/>
            </w:pPr>
          </w:p>
        </w:tc>
        <w:tc>
          <w:tcPr>
            <w:tcW w:w="464" w:type="dxa"/>
            <w:vAlign w:val="center"/>
          </w:tcPr>
          <w:p w14:paraId="62B1F58C" w14:textId="77777777" w:rsidR="000F1252" w:rsidRDefault="000F1252">
            <w:pPr>
              <w:jc w:val="center"/>
            </w:pPr>
          </w:p>
        </w:tc>
        <w:tc>
          <w:tcPr>
            <w:tcW w:w="464" w:type="dxa"/>
            <w:vAlign w:val="center"/>
          </w:tcPr>
          <w:p w14:paraId="6025DA0B" w14:textId="77777777" w:rsidR="000F1252" w:rsidRDefault="000F1252">
            <w:pPr>
              <w:jc w:val="center"/>
            </w:pPr>
          </w:p>
        </w:tc>
        <w:tc>
          <w:tcPr>
            <w:tcW w:w="464" w:type="dxa"/>
            <w:vAlign w:val="center"/>
          </w:tcPr>
          <w:p w14:paraId="272ABE33" w14:textId="77777777" w:rsidR="000F1252" w:rsidRDefault="000F1252">
            <w:pPr>
              <w:jc w:val="center"/>
            </w:pPr>
          </w:p>
        </w:tc>
        <w:tc>
          <w:tcPr>
            <w:tcW w:w="464" w:type="dxa"/>
            <w:shd w:val="clear" w:color="auto" w:fill="FF0000"/>
            <w:vAlign w:val="center"/>
          </w:tcPr>
          <w:p w14:paraId="2DCF7B14" w14:textId="77777777" w:rsidR="000F1252" w:rsidRDefault="00245843">
            <w:pPr>
              <w:jc w:val="center"/>
            </w:pPr>
            <w:r>
              <w:rPr>
                <w:b/>
                <w:bCs/>
                <w:color w:val="FFFFFF"/>
                <w:sz w:val="18"/>
                <w:szCs w:val="18"/>
              </w:rPr>
              <w:t>◆</w:t>
            </w:r>
          </w:p>
        </w:tc>
      </w:tr>
      <w:tr w:rsidR="000F1252" w14:paraId="4327684B" w14:textId="77777777">
        <w:trPr>
          <w:cantSplit/>
        </w:trPr>
        <w:tc>
          <w:tcPr>
            <w:tcW w:w="9071" w:type="dxa"/>
            <w:gridSpan w:val="10"/>
            <w:shd w:val="clear" w:color="auto" w:fill="F2F2F2"/>
            <w:vAlign w:val="center"/>
          </w:tcPr>
          <w:p w14:paraId="3083963D" w14:textId="77777777" w:rsidR="000F1252" w:rsidRDefault="00245843">
            <w:pPr>
              <w:keepNext/>
            </w:pPr>
            <w:r>
              <w:rPr>
                <w:b/>
                <w:bCs/>
                <w:sz w:val="18"/>
                <w:szCs w:val="18"/>
              </w:rPr>
              <w:t>Laufend (alle Phasen)</w:t>
            </w:r>
          </w:p>
        </w:tc>
      </w:tr>
      <w:tr w:rsidR="000F1252" w14:paraId="4CB3F933" w14:textId="77777777">
        <w:trPr>
          <w:cantSplit/>
        </w:trPr>
        <w:tc>
          <w:tcPr>
            <w:tcW w:w="550" w:type="dxa"/>
            <w:vAlign w:val="center"/>
          </w:tcPr>
          <w:p w14:paraId="59D8DFAF" w14:textId="77777777" w:rsidR="000F1252" w:rsidRDefault="00245843">
            <w:r>
              <w:rPr>
                <w:sz w:val="18"/>
                <w:szCs w:val="18"/>
              </w:rPr>
              <w:t>0</w:t>
            </w:r>
          </w:p>
        </w:tc>
        <w:tc>
          <w:tcPr>
            <w:tcW w:w="2850" w:type="dxa"/>
            <w:vAlign w:val="center"/>
          </w:tcPr>
          <w:p w14:paraId="700A1FA0" w14:textId="77777777" w:rsidR="000F1252" w:rsidRDefault="00245843">
            <w:r>
              <w:rPr>
                <w:sz w:val="18"/>
                <w:szCs w:val="18"/>
              </w:rPr>
              <w:t>Projektführung und Absprachen</w:t>
            </w:r>
          </w:p>
        </w:tc>
        <w:tc>
          <w:tcPr>
            <w:tcW w:w="2050" w:type="dxa"/>
            <w:vAlign w:val="center"/>
          </w:tcPr>
          <w:p w14:paraId="4F6C4246" w14:textId="77777777" w:rsidR="000F1252" w:rsidRDefault="00245843">
            <w:r>
              <w:rPr>
                <w:sz w:val="18"/>
                <w:szCs w:val="18"/>
              </w:rPr>
              <w:t>Abgleich im Team</w:t>
            </w:r>
          </w:p>
        </w:tc>
        <w:tc>
          <w:tcPr>
            <w:tcW w:w="500" w:type="dxa"/>
            <w:vAlign w:val="center"/>
          </w:tcPr>
          <w:p w14:paraId="073748BB" w14:textId="77777777" w:rsidR="000F1252" w:rsidRDefault="00245843">
            <w:pPr>
              <w:jc w:val="center"/>
            </w:pPr>
            <w:r>
              <w:rPr>
                <w:sz w:val="18"/>
                <w:szCs w:val="18"/>
              </w:rPr>
              <w:t>1,5</w:t>
            </w:r>
          </w:p>
        </w:tc>
        <w:tc>
          <w:tcPr>
            <w:tcW w:w="801" w:type="dxa"/>
            <w:vAlign w:val="center"/>
          </w:tcPr>
          <w:p w14:paraId="6EEDE47B" w14:textId="77777777" w:rsidR="000F1252" w:rsidRDefault="00245843">
            <w:r>
              <w:rPr>
                <w:sz w:val="18"/>
                <w:szCs w:val="18"/>
              </w:rPr>
              <w:t>Lucas</w:t>
            </w:r>
          </w:p>
        </w:tc>
        <w:tc>
          <w:tcPr>
            <w:tcW w:w="464" w:type="dxa"/>
            <w:shd w:val="clear" w:color="auto" w:fill="8EAADB"/>
            <w:vAlign w:val="center"/>
          </w:tcPr>
          <w:p w14:paraId="37632584" w14:textId="77777777" w:rsidR="000F1252" w:rsidRDefault="000F1252"/>
        </w:tc>
        <w:tc>
          <w:tcPr>
            <w:tcW w:w="464" w:type="dxa"/>
            <w:shd w:val="clear" w:color="auto" w:fill="8EAADB"/>
            <w:vAlign w:val="center"/>
          </w:tcPr>
          <w:p w14:paraId="71A302E8" w14:textId="77777777" w:rsidR="000F1252" w:rsidRDefault="000F1252"/>
        </w:tc>
        <w:tc>
          <w:tcPr>
            <w:tcW w:w="464" w:type="dxa"/>
            <w:shd w:val="clear" w:color="auto" w:fill="8EAADB"/>
            <w:vAlign w:val="center"/>
          </w:tcPr>
          <w:p w14:paraId="15B362D7" w14:textId="77777777" w:rsidR="000F1252" w:rsidRDefault="000F1252"/>
        </w:tc>
        <w:tc>
          <w:tcPr>
            <w:tcW w:w="464" w:type="dxa"/>
            <w:shd w:val="clear" w:color="auto" w:fill="8EAADB"/>
            <w:vAlign w:val="center"/>
          </w:tcPr>
          <w:p w14:paraId="1DE37C71" w14:textId="77777777" w:rsidR="000F1252" w:rsidRDefault="000F1252"/>
        </w:tc>
        <w:tc>
          <w:tcPr>
            <w:tcW w:w="464" w:type="dxa"/>
            <w:shd w:val="clear" w:color="auto" w:fill="8EAADB"/>
            <w:vAlign w:val="center"/>
          </w:tcPr>
          <w:p w14:paraId="3B29C694" w14:textId="77777777" w:rsidR="000F1252" w:rsidRDefault="000F1252"/>
        </w:tc>
      </w:tr>
      <w:tr w:rsidR="000F1252" w14:paraId="22AF630F" w14:textId="77777777">
        <w:trPr>
          <w:cantSplit/>
        </w:trPr>
        <w:tc>
          <w:tcPr>
            <w:tcW w:w="550" w:type="dxa"/>
            <w:vAlign w:val="center"/>
          </w:tcPr>
          <w:p w14:paraId="2F6C06C6" w14:textId="77777777" w:rsidR="000F1252" w:rsidRDefault="000F1252"/>
        </w:tc>
        <w:tc>
          <w:tcPr>
            <w:tcW w:w="2850" w:type="dxa"/>
            <w:vAlign w:val="center"/>
          </w:tcPr>
          <w:p w14:paraId="5E4CAD53" w14:textId="77777777" w:rsidR="000F1252" w:rsidRDefault="00245843">
            <w:r>
              <w:rPr>
                <w:b/>
                <w:bCs/>
                <w:sz w:val="18"/>
                <w:szCs w:val="18"/>
              </w:rPr>
              <w:t>Total Aufwand (geschätzt)</w:t>
            </w:r>
          </w:p>
        </w:tc>
        <w:tc>
          <w:tcPr>
            <w:tcW w:w="2050" w:type="dxa"/>
            <w:vAlign w:val="center"/>
          </w:tcPr>
          <w:p w14:paraId="3EA2295C" w14:textId="77777777" w:rsidR="000F1252" w:rsidRDefault="00245843">
            <w:r>
              <w:rPr>
                <w:sz w:val="18"/>
                <w:szCs w:val="18"/>
              </w:rPr>
              <w:t>Lucas ca. 24,25 h, Nicolas ca. 15,75 h</w:t>
            </w:r>
          </w:p>
        </w:tc>
        <w:tc>
          <w:tcPr>
            <w:tcW w:w="500" w:type="dxa"/>
            <w:vAlign w:val="center"/>
          </w:tcPr>
          <w:p w14:paraId="6E1990F3" w14:textId="77777777" w:rsidR="000F1252" w:rsidRDefault="00245843">
            <w:pPr>
              <w:jc w:val="center"/>
            </w:pPr>
            <w:r>
              <w:rPr>
                <w:b/>
                <w:bCs/>
                <w:sz w:val="18"/>
                <w:szCs w:val="18"/>
              </w:rPr>
              <w:t>40</w:t>
            </w:r>
          </w:p>
        </w:tc>
        <w:tc>
          <w:tcPr>
            <w:tcW w:w="801" w:type="dxa"/>
            <w:vAlign w:val="center"/>
          </w:tcPr>
          <w:p w14:paraId="65DAB502" w14:textId="77777777" w:rsidR="000F1252" w:rsidRDefault="000F1252"/>
        </w:tc>
        <w:tc>
          <w:tcPr>
            <w:tcW w:w="464" w:type="dxa"/>
            <w:vAlign w:val="center"/>
          </w:tcPr>
          <w:p w14:paraId="125EFBCD" w14:textId="77777777" w:rsidR="000F1252" w:rsidRDefault="000F1252"/>
        </w:tc>
        <w:tc>
          <w:tcPr>
            <w:tcW w:w="464" w:type="dxa"/>
            <w:vAlign w:val="center"/>
          </w:tcPr>
          <w:p w14:paraId="60EE946E" w14:textId="77777777" w:rsidR="000F1252" w:rsidRDefault="000F1252"/>
        </w:tc>
        <w:tc>
          <w:tcPr>
            <w:tcW w:w="464" w:type="dxa"/>
            <w:vAlign w:val="center"/>
          </w:tcPr>
          <w:p w14:paraId="3BC11933" w14:textId="77777777" w:rsidR="000F1252" w:rsidRDefault="000F1252"/>
        </w:tc>
        <w:tc>
          <w:tcPr>
            <w:tcW w:w="464" w:type="dxa"/>
            <w:vAlign w:val="center"/>
          </w:tcPr>
          <w:p w14:paraId="79F0A02D" w14:textId="77777777" w:rsidR="000F1252" w:rsidRDefault="000F1252"/>
        </w:tc>
        <w:tc>
          <w:tcPr>
            <w:tcW w:w="464" w:type="dxa"/>
            <w:vAlign w:val="center"/>
          </w:tcPr>
          <w:p w14:paraId="1F3DD8B5" w14:textId="77777777" w:rsidR="000F1252" w:rsidRDefault="000F1252"/>
        </w:tc>
      </w:tr>
    </w:tbl>
    <w:p w14:paraId="3D77FEFB" w14:textId="77777777" w:rsidR="000F1252" w:rsidRDefault="00245843">
      <w:pPr>
        <w:spacing w:before="80"/>
      </w:pPr>
      <w:r>
        <w:rPr>
          <w:i/>
          <w:iCs/>
          <w:color w:val="595959"/>
          <w:sz w:val="18"/>
          <w:szCs w:val="18"/>
        </w:rPr>
        <w:t>Legende: blauer Balken = geplante Bearbeitung in der Kalenderwoche; rotes Feld mit ◆ = Meilenstein (Datum in der Spalte Lieferergebnis); bei «beide» wird der Aufwand je zur Hälfte gerechnet. KW 39: 21.–27.09. · KW 40: 28.09.–04.10. · KW 41: 05.–11.10. · KW 42: 12.–18.10. · KW 43: 19.–25.10.2026</w:t>
      </w:r>
    </w:p>
    <w:p w14:paraId="3F7DB66E" w14:textId="77777777" w:rsidR="000F1252" w:rsidRDefault="00245843">
      <w:r>
        <w:t>Die ausgefüllte Excel-Vorlage (M306_Projektplanung_Hunger_Weisshaar.xlsx) liegt im Anhang A.</w:t>
      </w:r>
    </w:p>
    <w:p w14:paraId="54CC6C3B" w14:textId="77777777" w:rsidR="00FE42B3" w:rsidRDefault="00625A4E">
      <w:pPr>
        <w:keepNext/>
        <w:spacing w:before="160" w:after="40"/>
      </w:pPr>
      <w:r>
        <w:rPr>
          <w:b/>
          <w:bCs/>
        </w:rPr>
        <w:t>Stand 12.10.2026</w:t>
      </w:r>
    </w:p>
    <w:p w14:paraId="4160FE35" w14:textId="77777777" w:rsidR="00FE42B3" w:rsidRDefault="00625A4E">
      <w:r>
        <w:t xml:space="preserve">• </w:t>
      </w:r>
      <w:r>
        <w:rPr>
          <w:b/>
          <w:bCs/>
        </w:rPr>
        <w:t xml:space="preserve">Vergleichstests (3.1): </w:t>
      </w:r>
      <w:r>
        <w:t>Die Tests fanden am 12.10.2026 statt, also nur in KW 42 statt in KW 41 und 42. Durchgeführt hat sie Lucas statt Nicolas; Gantt-Plan und Excel-Vorlage sind angepasst. Der geschätzte Aufwand verteilt sich damit auf Lucas ca. 24,25 h und Nicolas ca. 15,75 h.</w:t>
      </w:r>
      <w:r>
        <w:br/>
        <w:t xml:space="preserve">• </w:t>
      </w:r>
      <w:r>
        <w:rPr>
          <w:b/>
          <w:bCs/>
        </w:rPr>
        <w:t xml:space="preserve">Tageslimit (R1): </w:t>
      </w:r>
      <w:r>
        <w:t>Bei ChatGPT war nach fünf Bildern das Tageslimit erreicht. P5 und P6 haben wir am Nachmittag mit einem zweiten Gratis-Konto nachgeholt, deshalb war der Termin aus Ziel 2 (13.10.) nicht gefährdet.</w:t>
      </w:r>
    </w:p>
    <w:p>
      <w:pPr>
        <w:keepNext/>
        <w:spacing w:before="160" w:after="40"/>
        <w:rPr>
          <w:ins w:id="91161" w:author="Claude" w:date="2026-10-25T12:00:00Z"/>
        </w:rPr>
      </w:pPr>
      <w:ins w:id="91162" w:author="Claude" w:date="2026-10-25T12:00:00Z">
        <w:r>
          <w:rPr>
            <w:b/>
            <w:bCs/>
          </w:rPr>
          <w:t xml:space="preserve">Stand 25.10.2026</w:t>
        </w:r>
      </w:ins>
    </w:p>
    <w:p>
      <w:pPr>
        <w:rPr>
          <w:ins w:id="91163" w:author="Claude" w:date="2026-10-25T12:00:00Z"/>
        </w:rPr>
      </w:pPr>
      <w:ins w:id="91164" w:author="Claude" w:date="2026-10-25T12:00:00Z">
        <w:r>
          <w:t xml:space="preserve">• </w:t>
        </w:r>
        <w:r>
          <w:rPr>
            <w:b/>
            <w:bCs/>
          </w:rPr>
          <w:t xml:space="preserve">Tool-Entscheid (M3): </w:t>
        </w:r>
        <w:r>
          <w:t xml:space="preserve">Am 12.10. lag erst die Bewertung von Lucas vor; der Entscheid war damit vorläufig. Die zweite, unabhängige Bewertung von Nicolas folgte aus Zeitgründen erst am 25.10. (R4). Die Empfehlung für ChatGPT hat sich dadurch nicht geändert.</w:t>
        </w:r>
        <w:r>
          <w:br/>
        </w:r>
        <w:r>
          <w:t xml:space="preserve">• </w:t>
        </w:r>
        <w:r>
          <w:rPr>
            <w:b/>
            <w:bCs/>
          </w:rPr>
          <w:t xml:space="preserve">Test der Anleitung (M4): </w:t>
        </w:r>
        <w:r>
          <w:t xml:space="preserve">Der Test mit der Testperson fand aus Zeitgründen erst am 25.10. statt, geplant war der 17.10. (R4). Der Probelauf der Live-Demo folgt vor der Präsentation.</w:t>
        </w:r>
        <w:r>
          <w:br/>
        </w:r>
        <w:r>
          <w:t xml:space="preserve">• </w:t>
        </w:r>
        <w:r>
          <w:rPr>
            <w:b/>
            <w:bCs/>
          </w:rPr>
          <w:t xml:space="preserve">Abgabetermin (M5): </w:t>
        </w:r>
        <w:r>
          <w:t xml:space="preserve">Den Abgabetermin des PDF haben wir an die Vorgabe der Lehrperson angepasst: So 25.10.2026 statt Mi 21.10.2026. Ziele, Meilensteine, M5 im Gantt-Plan und die Excel-Vorlage sind nachgeführt. Die Präsentation mit Live-Demo (Pakete 6.1 und 6.2) folgt nach der Abgabe, Termin gemäss Lehrperson.</w:t>
        </w:r>
        <w:r>
          <w:br/>
        </w:r>
        <w:r>
          <w:t xml:space="preserve">• </w:t>
        </w:r>
        <w:r>
          <w:rPr>
            <w:b/>
            <w:bCs/>
          </w:rPr>
          <w:t xml:space="preserve">Pflichtenheft (2.3): </w:t>
        </w:r>
        <w:r>
          <w:t xml:space="preserve">Auf Anweisung der Lehrperson ist das Pflichtenheft nicht Teil der Abgabe. Die Anforderungen A1–A8 stehen jetzt im Lastenheft (Abschnitt 7).</w:t>
        </w:r>
      </w:ins>
    </w:p>
    <w:p w14:paraId="41050AE0" w14:textId="78BAA6D1" w:rsidR="000F1252" w:rsidRDefault="00245843">
      <w:pPr>
        <w:pStyle w:val="berschrift1"/>
      </w:pPr>
      <w:bookmarkStart w:id="45" w:name="_heading=h.8tb4uqyty2ic"/>
      <w:bookmarkStart w:id="46" w:name="_Toc117354308"/>
      <w:bookmarkStart w:id="47" w:name="_Toc243474842"/>
      <w:bookmarkStart w:id="48" w:name="_Toc1154949466"/>
      <w:bookmarkEnd w:id="45"/>
      <w:r>
        <w:t>Projektrisiken / Risikomatrix</w:t>
      </w:r>
      <w:bookmarkEnd w:id="46"/>
      <w:bookmarkEnd w:id="47"/>
      <w:bookmarkEnd w:id="48"/>
    </w:p>
    <w:p w14:paraId="797F021F" w14:textId="77777777" w:rsidR="000F1252" w:rsidRDefault="00245843">
      <w:r>
        <w:t xml:space="preserve">Die Risikoanalyse ist eine vorausschauende Diagnose: Mögliche Probleme werden früh erkannt, bewertet und mit Massnahmen verhindert oder abgeschwächt (Skript M306, Kap. 6). Ein Risiko ist ein unerwünschter Zustand in der Zukunft. Am kritischsten sind Risiken, bei denen Wahrscheinlichkeit und Auswirkung beide hoch sind</w:t>
      </w:r>
      <w:del w:id="91336" w:author="Claude" w:date="2026-10-25T12:00:00Z">
        <w:r>
          <w:delText xml:space="preserve"> (Skript M306, Kap. 6.1)</w:delText>
        </w:r>
      </w:del>
      <w:r>
        <w:t xml:space="preserve">. Wir gehen nach dem Skript vor: Risiken und Symptome erkennen, mit der Risikomatrix bewerten, dann vorbeugende Massnahmen und Eventualmassnahmen festlegen (Skript M306, Kap. 6.2).</w:t>
      </w:r>
    </w:p>
    <w:p w14:paraId="18815BCC" w14:textId="77777777" w:rsidR="000F1252" w:rsidRDefault="00245843">
      <w:pPr>
        <w:keepNext/>
        <w:spacing w:before="160" w:after="40"/>
      </w:pPr>
      <w:r>
        <w:rPr>
          <w:b/>
          <w:bCs/>
        </w:rPr>
        <w:t>Bewertung</w:t>
      </w:r>
    </w:p>
    <w:p w14:paraId="35AB503D" w14:textId="77777777" w:rsidR="000F1252" w:rsidRDefault="00245843">
      <w:pPr>
        <w:spacing w:after="40"/>
      </w:pPr>
      <w:r>
        <w:t>Wahrscheinlichkeit (P) und Auswirkung (I) werden je von 1 bis 5 bewertet; der Score ist P × I (1–25).</w:t>
      </w:r>
    </w:p>
    <w:p w14:paraId="083217AB" w14:textId="77777777" w:rsidR="000F1252" w:rsidRDefault="00245843">
      <w:r>
        <w:t>• Wahrscheinlichkeit: 1 = sehr unwahrscheinlich · 2 = unwahrscheinlich · 3 = möglich · 4 = wahrscheinlich · 5 = sehr wahrscheinlich</w:t>
      </w:r>
      <w:r>
        <w:br/>
        <w:t>• Auswirkung: 1 = kaum spürbar · 2 = gering · 3 = mittel (ein Meilenstein verschiebt sich) · 4 = hoch (ein Ziel wird nur teilweise erreicht) · 5 = sehr hoch (Abgabe gefährdet)</w:t>
      </w:r>
    </w:p>
    <w:p w14:paraId="04C2B6FE" w14:textId="77777777" w:rsidR="000F1252" w:rsidRDefault="00245843">
      <w:pPr>
        <w:keepNext/>
        <w:spacing w:before="160" w:after="40"/>
      </w:pPr>
      <w:r>
        <w:rPr>
          <w:b/>
          <w:bCs/>
        </w:rPr>
        <w:t>Schwellwerte</w:t>
      </w:r>
    </w:p>
    <w:p w14:paraId="3CF2E6C5" w14:textId="77777777" w:rsidR="000F1252" w:rsidRDefault="00245843">
      <w:r>
        <w:t>• 1–5 gering (grün): beobachten</w:t>
      </w:r>
      <w:r>
        <w:br/>
        <w:t>• 6–12 mittel (gelb): vorbeugende Massnahme festlegen und umsetzen</w:t>
      </w:r>
      <w:r>
        <w:br/>
        <w:t>• 15–25 hoch (rot): sofort handeln und zusätzlich eine Eventualmassnahme planen</w:t>
      </w:r>
    </w:p>
    <w:p w14:paraId="4D8BEBC2" w14:textId="77777777" w:rsidR="000F1252" w:rsidRDefault="00245843">
      <w:r>
        <w:t>Die Risiken werden bei jedem Meilenstein überprüft und im Team besprochen. Neue Risiken werden ergänzt.</w:t>
      </w:r>
    </w:p>
    <w:p w14:paraId="0BE0434D" w14:textId="03276609" w:rsidR="000F1252" w:rsidRDefault="00245843">
      <w:pPr>
        <w:pStyle w:val="berschrift3"/>
        <w:spacing w:before="240" w:after="80"/>
      </w:pPr>
      <w:bookmarkStart w:id="49" w:name="_heading=h.m3m3cfw53g42"/>
      <w:bookmarkStart w:id="50" w:name="_Toc587075617"/>
      <w:bookmarkStart w:id="51" w:name="_Toc243474843"/>
      <w:bookmarkStart w:id="52" w:name="_Toc1053662410"/>
      <w:bookmarkEnd w:id="49"/>
      <w:r>
        <w:lastRenderedPageBreak/>
        <w:t>Risikoregister</w:t>
      </w:r>
      <w:bookmarkEnd w:id="50"/>
      <w:bookmarkEnd w:id="51"/>
      <w:bookmarkEnd w:id="52"/>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420"/>
        <w:gridCol w:w="2230"/>
        <w:gridCol w:w="950"/>
        <w:gridCol w:w="950"/>
        <w:gridCol w:w="700"/>
        <w:gridCol w:w="2521"/>
        <w:gridCol w:w="1300"/>
      </w:tblGrid>
      <w:tr w:rsidR="000F1252" w14:paraId="7B9C455D" w14:textId="77777777">
        <w:trPr>
          <w:cantSplit/>
          <w:tblHeader/>
        </w:trPr>
        <w:tc>
          <w:tcPr>
            <w:tcW w:w="420" w:type="dxa"/>
            <w:shd w:val="clear" w:color="auto" w:fill="DCE6F2"/>
            <w:vAlign w:val="center"/>
          </w:tcPr>
          <w:p w14:paraId="3582A1F0" w14:textId="77777777" w:rsidR="000F1252" w:rsidRDefault="00245843">
            <w:r>
              <w:rPr>
                <w:b/>
                <w:bCs/>
                <w:sz w:val="18"/>
                <w:szCs w:val="18"/>
              </w:rPr>
              <w:t>#</w:t>
            </w:r>
          </w:p>
        </w:tc>
        <w:tc>
          <w:tcPr>
            <w:tcW w:w="2230" w:type="dxa"/>
            <w:shd w:val="clear" w:color="auto" w:fill="DCE6F2"/>
            <w:vAlign w:val="center"/>
          </w:tcPr>
          <w:p w14:paraId="6F8B3A2B" w14:textId="77777777" w:rsidR="000F1252" w:rsidRDefault="00245843">
            <w:r>
              <w:rPr>
                <w:b/>
                <w:bCs/>
                <w:sz w:val="18"/>
                <w:szCs w:val="18"/>
              </w:rPr>
              <w:t>Risiko</w:t>
            </w:r>
          </w:p>
        </w:tc>
        <w:tc>
          <w:tcPr>
            <w:tcW w:w="950" w:type="dxa"/>
            <w:shd w:val="clear" w:color="auto" w:fill="DCE6F2"/>
            <w:vAlign w:val="center"/>
          </w:tcPr>
          <w:p w14:paraId="4B43767C" w14:textId="77777777" w:rsidR="000F1252" w:rsidRDefault="00245843">
            <w:pPr>
              <w:jc w:val="center"/>
            </w:pPr>
            <w:proofErr w:type="spellStart"/>
            <w:r>
              <w:rPr>
                <w:b/>
                <w:bCs/>
                <w:sz w:val="18"/>
                <w:szCs w:val="18"/>
              </w:rPr>
              <w:t>Wahrsch</w:t>
            </w:r>
            <w:proofErr w:type="spellEnd"/>
            <w:r>
              <w:rPr>
                <w:b/>
                <w:bCs/>
                <w:sz w:val="18"/>
                <w:szCs w:val="18"/>
              </w:rPr>
              <w:t>.</w:t>
            </w:r>
          </w:p>
        </w:tc>
        <w:tc>
          <w:tcPr>
            <w:tcW w:w="950" w:type="dxa"/>
            <w:shd w:val="clear" w:color="auto" w:fill="DCE6F2"/>
            <w:vAlign w:val="center"/>
          </w:tcPr>
          <w:p w14:paraId="76255E6B" w14:textId="77777777" w:rsidR="000F1252" w:rsidRDefault="00245843">
            <w:pPr>
              <w:jc w:val="center"/>
            </w:pPr>
            <w:r>
              <w:rPr>
                <w:b/>
                <w:bCs/>
                <w:sz w:val="18"/>
                <w:szCs w:val="18"/>
              </w:rPr>
              <w:t>Aus</w:t>
            </w:r>
            <w:r>
              <w:rPr>
                <w:b/>
                <w:bCs/>
                <w:sz w:val="18"/>
                <w:szCs w:val="18"/>
              </w:rPr>
              <w:softHyphen/>
              <w:t>wirkung</w:t>
            </w:r>
          </w:p>
        </w:tc>
        <w:tc>
          <w:tcPr>
            <w:tcW w:w="700" w:type="dxa"/>
            <w:shd w:val="clear" w:color="auto" w:fill="DCE6F2"/>
            <w:vAlign w:val="center"/>
          </w:tcPr>
          <w:p w14:paraId="12A413E1" w14:textId="77777777" w:rsidR="000F1252" w:rsidRDefault="00245843">
            <w:pPr>
              <w:jc w:val="center"/>
            </w:pPr>
            <w:r>
              <w:rPr>
                <w:b/>
                <w:bCs/>
                <w:sz w:val="18"/>
                <w:szCs w:val="18"/>
              </w:rPr>
              <w:t>Score</w:t>
            </w:r>
          </w:p>
        </w:tc>
        <w:tc>
          <w:tcPr>
            <w:tcW w:w="2521" w:type="dxa"/>
            <w:shd w:val="clear" w:color="auto" w:fill="DCE6F2"/>
            <w:vAlign w:val="center"/>
          </w:tcPr>
          <w:p w14:paraId="3B9B4C85" w14:textId="77777777" w:rsidR="000F1252" w:rsidRDefault="00245843">
            <w:r>
              <w:rPr>
                <w:b/>
                <w:bCs/>
                <w:sz w:val="18"/>
                <w:szCs w:val="18"/>
              </w:rPr>
              <w:t>Massnahmen</w:t>
            </w:r>
          </w:p>
        </w:tc>
        <w:tc>
          <w:tcPr>
            <w:tcW w:w="1300" w:type="dxa"/>
            <w:shd w:val="clear" w:color="auto" w:fill="DCE6F2"/>
            <w:vAlign w:val="center"/>
          </w:tcPr>
          <w:p w14:paraId="4FD3637B" w14:textId="77777777" w:rsidR="000F1252" w:rsidRDefault="00245843">
            <w:r>
              <w:rPr>
                <w:b/>
                <w:bCs/>
                <w:sz w:val="18"/>
                <w:szCs w:val="18"/>
              </w:rPr>
              <w:t>Risiko Verant</w:t>
            </w:r>
            <w:r>
              <w:rPr>
                <w:b/>
                <w:bCs/>
                <w:sz w:val="18"/>
                <w:szCs w:val="18"/>
              </w:rPr>
              <w:softHyphen/>
              <w:t>wortlicher</w:t>
            </w:r>
          </w:p>
        </w:tc>
      </w:tr>
      <w:tr w:rsidR="000F1252" w14:paraId="40181C35" w14:textId="77777777">
        <w:trPr>
          <w:cantSplit/>
        </w:trPr>
        <w:tc>
          <w:tcPr>
            <w:tcW w:w="420" w:type="dxa"/>
          </w:tcPr>
          <w:p w14:paraId="351DFF44" w14:textId="77777777" w:rsidR="000F1252" w:rsidRDefault="00245843">
            <w:r>
              <w:rPr>
                <w:b/>
                <w:bCs/>
                <w:sz w:val="20"/>
                <w:szCs w:val="20"/>
              </w:rPr>
              <w:t>R1</w:t>
            </w:r>
          </w:p>
        </w:tc>
        <w:tc>
          <w:tcPr>
            <w:tcW w:w="2230" w:type="dxa"/>
          </w:tcPr>
          <w:p w14:paraId="5AD69E8E" w14:textId="77777777" w:rsidR="000F1252" w:rsidRDefault="00245843">
            <w:proofErr w:type="spellStart"/>
            <w:r>
              <w:rPr>
                <w:sz w:val="20"/>
                <w:szCs w:val="20"/>
              </w:rPr>
              <w:t>Tageslimiten</w:t>
            </w:r>
            <w:proofErr w:type="spellEnd"/>
            <w:r>
              <w:rPr>
                <w:sz w:val="20"/>
                <w:szCs w:val="20"/>
              </w:rPr>
              <w:t xml:space="preserve"> der Gratis-Versionen bremsen die Vergleichstests.</w:t>
            </w:r>
            <w:r>
              <w:rPr>
                <w:sz w:val="20"/>
                <w:szCs w:val="20"/>
              </w:rPr>
              <w:br/>
            </w:r>
            <w:r>
              <w:rPr>
                <w:i/>
                <w:iCs/>
                <w:color w:val="595959"/>
                <w:sz w:val="20"/>
                <w:szCs w:val="20"/>
              </w:rPr>
              <w:t>Symptom: Meldung «Limit erreicht»</w:t>
            </w:r>
          </w:p>
        </w:tc>
        <w:tc>
          <w:tcPr>
            <w:tcW w:w="950" w:type="dxa"/>
            <w:vAlign w:val="center"/>
          </w:tcPr>
          <w:p w14:paraId="768D9908" w14:textId="77777777" w:rsidR="000F1252" w:rsidRDefault="00245843">
            <w:pPr>
              <w:jc w:val="center"/>
            </w:pPr>
            <w:r>
              <w:rPr>
                <w:sz w:val="20"/>
                <w:szCs w:val="20"/>
              </w:rPr>
              <w:t>4</w:t>
            </w:r>
          </w:p>
        </w:tc>
        <w:tc>
          <w:tcPr>
            <w:tcW w:w="950" w:type="dxa"/>
            <w:vAlign w:val="center"/>
          </w:tcPr>
          <w:p w14:paraId="3134B3E1" w14:textId="77777777" w:rsidR="000F1252" w:rsidRDefault="00245843">
            <w:pPr>
              <w:jc w:val="center"/>
            </w:pPr>
            <w:r>
              <w:rPr>
                <w:sz w:val="20"/>
                <w:szCs w:val="20"/>
              </w:rPr>
              <w:t>3</w:t>
            </w:r>
          </w:p>
        </w:tc>
        <w:tc>
          <w:tcPr>
            <w:tcW w:w="700" w:type="dxa"/>
            <w:shd w:val="clear" w:color="auto" w:fill="FFEB9C"/>
            <w:vAlign w:val="center"/>
          </w:tcPr>
          <w:p w14:paraId="4DE58ED6" w14:textId="77777777" w:rsidR="000F1252" w:rsidRDefault="00245843">
            <w:pPr>
              <w:jc w:val="center"/>
            </w:pPr>
            <w:r>
              <w:rPr>
                <w:b/>
                <w:bCs/>
                <w:sz w:val="20"/>
                <w:szCs w:val="20"/>
              </w:rPr>
              <w:t>12</w:t>
            </w:r>
            <w:r>
              <w:rPr>
                <w:sz w:val="20"/>
                <w:szCs w:val="20"/>
              </w:rPr>
              <w:br/>
            </w:r>
            <w:r>
              <w:rPr>
                <w:sz w:val="18"/>
                <w:szCs w:val="18"/>
              </w:rPr>
              <w:t>mittel</w:t>
            </w:r>
          </w:p>
        </w:tc>
        <w:tc>
          <w:tcPr>
            <w:tcW w:w="2521" w:type="dxa"/>
          </w:tcPr>
          <w:p w14:paraId="7AA5883F" w14:textId="77777777" w:rsidR="000F1252" w:rsidRDefault="00245843">
            <w:r>
              <w:rPr>
                <w:b/>
                <w:bCs/>
                <w:sz w:val="20"/>
                <w:szCs w:val="20"/>
              </w:rPr>
              <w:t xml:space="preserve">Vorbeugend: </w:t>
            </w:r>
            <w:r>
              <w:rPr>
                <w:sz w:val="20"/>
                <w:szCs w:val="20"/>
              </w:rPr>
              <w:t>Tests früh starten, auf mehrere Tage und beide Konten verteilen.</w:t>
            </w:r>
            <w:r>
              <w:rPr>
                <w:sz w:val="20"/>
                <w:szCs w:val="20"/>
              </w:rPr>
              <w:br/>
            </w:r>
            <w:r>
              <w:rPr>
                <w:b/>
                <w:bCs/>
                <w:sz w:val="20"/>
                <w:szCs w:val="20"/>
              </w:rPr>
              <w:t xml:space="preserve">Eventual: </w:t>
            </w:r>
            <w:r>
              <w:rPr>
                <w:sz w:val="20"/>
                <w:szCs w:val="20"/>
              </w:rPr>
              <w:t>Testphase in KW 42 verlängern.</w:t>
            </w:r>
          </w:p>
        </w:tc>
        <w:tc>
          <w:tcPr>
            <w:tcW w:w="1300" w:type="dxa"/>
            <w:vAlign w:val="center"/>
          </w:tcPr>
          <w:p w14:paraId="3B68D74B" w14:textId="77777777" w:rsidR="000F1252" w:rsidRDefault="00245843">
            <w:r>
              <w:rPr>
                <w:sz w:val="20"/>
                <w:szCs w:val="20"/>
              </w:rPr>
              <w:t>Nicolas Hunger</w:t>
            </w:r>
          </w:p>
        </w:tc>
      </w:tr>
      <w:tr w:rsidR="000F1252" w14:paraId="27E443F7" w14:textId="77777777">
        <w:trPr>
          <w:cantSplit/>
        </w:trPr>
        <w:tc>
          <w:tcPr>
            <w:tcW w:w="420" w:type="dxa"/>
          </w:tcPr>
          <w:p w14:paraId="77FEED6D" w14:textId="77777777" w:rsidR="000F1252" w:rsidRDefault="00245843">
            <w:r>
              <w:rPr>
                <w:b/>
                <w:bCs/>
                <w:sz w:val="20"/>
                <w:szCs w:val="20"/>
              </w:rPr>
              <w:t>R2</w:t>
            </w:r>
          </w:p>
        </w:tc>
        <w:tc>
          <w:tcPr>
            <w:tcW w:w="2230" w:type="dxa"/>
          </w:tcPr>
          <w:p w14:paraId="09E75614" w14:textId="77777777" w:rsidR="000F1252" w:rsidRDefault="00245843">
            <w:r>
              <w:rPr>
                <w:sz w:val="20"/>
                <w:szCs w:val="20"/>
              </w:rPr>
              <w:t>Ein Anbieter ändert sein Gratis-Angebot oder Modell während des Projekts.</w:t>
            </w:r>
            <w:r>
              <w:rPr>
                <w:sz w:val="20"/>
                <w:szCs w:val="20"/>
              </w:rPr>
              <w:br/>
            </w:r>
            <w:r>
              <w:rPr>
                <w:i/>
                <w:iCs/>
                <w:color w:val="595959"/>
                <w:sz w:val="20"/>
                <w:szCs w:val="20"/>
              </w:rPr>
              <w:t>Symptom: neue Hinweise in der App, andere Resultate</w:t>
            </w:r>
          </w:p>
        </w:tc>
        <w:tc>
          <w:tcPr>
            <w:tcW w:w="950" w:type="dxa"/>
            <w:vAlign w:val="center"/>
          </w:tcPr>
          <w:p w14:paraId="0ADDEAE7" w14:textId="77777777" w:rsidR="000F1252" w:rsidRDefault="00245843">
            <w:pPr>
              <w:jc w:val="center"/>
            </w:pPr>
            <w:r>
              <w:rPr>
                <w:sz w:val="20"/>
                <w:szCs w:val="20"/>
              </w:rPr>
              <w:t>3</w:t>
            </w:r>
          </w:p>
        </w:tc>
        <w:tc>
          <w:tcPr>
            <w:tcW w:w="950" w:type="dxa"/>
            <w:vAlign w:val="center"/>
          </w:tcPr>
          <w:p w14:paraId="7E8944C7" w14:textId="77777777" w:rsidR="000F1252" w:rsidRDefault="00245843">
            <w:pPr>
              <w:jc w:val="center"/>
            </w:pPr>
            <w:r>
              <w:rPr>
                <w:sz w:val="20"/>
                <w:szCs w:val="20"/>
              </w:rPr>
              <w:t>3</w:t>
            </w:r>
          </w:p>
        </w:tc>
        <w:tc>
          <w:tcPr>
            <w:tcW w:w="700" w:type="dxa"/>
            <w:shd w:val="clear" w:color="auto" w:fill="FFEB9C"/>
            <w:vAlign w:val="center"/>
          </w:tcPr>
          <w:p w14:paraId="73209494" w14:textId="77777777" w:rsidR="000F1252" w:rsidRDefault="00245843">
            <w:pPr>
              <w:jc w:val="center"/>
            </w:pPr>
            <w:r>
              <w:rPr>
                <w:b/>
                <w:bCs/>
                <w:sz w:val="20"/>
                <w:szCs w:val="20"/>
              </w:rPr>
              <w:t>9</w:t>
            </w:r>
            <w:r>
              <w:rPr>
                <w:sz w:val="20"/>
                <w:szCs w:val="20"/>
              </w:rPr>
              <w:br/>
            </w:r>
            <w:r>
              <w:rPr>
                <w:sz w:val="18"/>
                <w:szCs w:val="18"/>
              </w:rPr>
              <w:t>mittel</w:t>
            </w:r>
          </w:p>
        </w:tc>
        <w:tc>
          <w:tcPr>
            <w:tcW w:w="2521" w:type="dxa"/>
          </w:tcPr>
          <w:p w14:paraId="43F0EF92" w14:textId="77777777" w:rsidR="000F1252" w:rsidRDefault="00245843">
            <w:r>
              <w:rPr>
                <w:b/>
                <w:bCs/>
                <w:sz w:val="20"/>
                <w:szCs w:val="20"/>
              </w:rPr>
              <w:t xml:space="preserve">Vorbeugend: </w:t>
            </w:r>
            <w:r>
              <w:rPr>
                <w:sz w:val="20"/>
                <w:szCs w:val="20"/>
              </w:rPr>
              <w:t>Teststand mit Datum, Modellname und Screenshots festhalten.</w:t>
            </w:r>
            <w:r>
              <w:rPr>
                <w:sz w:val="20"/>
                <w:szCs w:val="20"/>
              </w:rPr>
              <w:br/>
            </w:r>
            <w:r>
              <w:rPr>
                <w:b/>
                <w:bCs/>
                <w:sz w:val="20"/>
                <w:szCs w:val="20"/>
              </w:rPr>
              <w:t xml:space="preserve">Eventual: </w:t>
            </w:r>
            <w:r>
              <w:rPr>
                <w:sz w:val="20"/>
                <w:szCs w:val="20"/>
              </w:rPr>
              <w:t>betroffene Tests wiederholen, Änderung dokumentieren.</w:t>
            </w:r>
          </w:p>
        </w:tc>
        <w:tc>
          <w:tcPr>
            <w:tcW w:w="1300" w:type="dxa"/>
            <w:vAlign w:val="center"/>
          </w:tcPr>
          <w:p w14:paraId="0D238CFB" w14:textId="77777777" w:rsidR="000F1252" w:rsidRDefault="00245843">
            <w:r>
              <w:rPr>
                <w:sz w:val="20"/>
                <w:szCs w:val="20"/>
              </w:rPr>
              <w:t>Nicolas Hunger</w:t>
            </w:r>
          </w:p>
        </w:tc>
      </w:tr>
      <w:tr w:rsidR="000F1252" w14:paraId="20D59DD6" w14:textId="77777777">
        <w:trPr>
          <w:cantSplit/>
        </w:trPr>
        <w:tc>
          <w:tcPr>
            <w:tcW w:w="420" w:type="dxa"/>
          </w:tcPr>
          <w:p w14:paraId="7B1018D8" w14:textId="77777777" w:rsidR="000F1252" w:rsidRDefault="00245843">
            <w:r>
              <w:rPr>
                <w:b/>
                <w:bCs/>
                <w:sz w:val="20"/>
                <w:szCs w:val="20"/>
              </w:rPr>
              <w:t>R3</w:t>
            </w:r>
          </w:p>
        </w:tc>
        <w:tc>
          <w:tcPr>
            <w:tcW w:w="2230" w:type="dxa"/>
          </w:tcPr>
          <w:p w14:paraId="33960690" w14:textId="77777777" w:rsidR="000F1252" w:rsidRDefault="00245843">
            <w:r>
              <w:rPr>
                <w:sz w:val="20"/>
                <w:szCs w:val="20"/>
              </w:rPr>
              <w:t>Die Bewertung der Bildqualität ist subjektiv, das Ergebnis nicht nachvollziehbar.</w:t>
            </w:r>
            <w:r>
              <w:rPr>
                <w:sz w:val="20"/>
                <w:szCs w:val="20"/>
              </w:rPr>
              <w:br/>
            </w:r>
            <w:r>
              <w:rPr>
                <w:i/>
                <w:iCs/>
                <w:color w:val="595959"/>
                <w:sz w:val="20"/>
                <w:szCs w:val="20"/>
              </w:rPr>
              <w:t>Symptom: die Bewertungen im Team weichen stark ab</w:t>
            </w:r>
          </w:p>
        </w:tc>
        <w:tc>
          <w:tcPr>
            <w:tcW w:w="950" w:type="dxa"/>
            <w:vAlign w:val="center"/>
          </w:tcPr>
          <w:p w14:paraId="1D8691F7" w14:textId="77777777" w:rsidR="000F1252" w:rsidRDefault="00245843">
            <w:pPr>
              <w:jc w:val="center"/>
            </w:pPr>
            <w:r>
              <w:rPr>
                <w:sz w:val="20"/>
                <w:szCs w:val="20"/>
              </w:rPr>
              <w:t>3</w:t>
            </w:r>
          </w:p>
        </w:tc>
        <w:tc>
          <w:tcPr>
            <w:tcW w:w="950" w:type="dxa"/>
            <w:vAlign w:val="center"/>
          </w:tcPr>
          <w:p w14:paraId="4E9A676D" w14:textId="77777777" w:rsidR="000F1252" w:rsidRDefault="00245843">
            <w:pPr>
              <w:jc w:val="center"/>
            </w:pPr>
            <w:r>
              <w:rPr>
                <w:sz w:val="20"/>
                <w:szCs w:val="20"/>
              </w:rPr>
              <w:t>4</w:t>
            </w:r>
          </w:p>
        </w:tc>
        <w:tc>
          <w:tcPr>
            <w:tcW w:w="700" w:type="dxa"/>
            <w:shd w:val="clear" w:color="auto" w:fill="FFEB9C"/>
            <w:vAlign w:val="center"/>
          </w:tcPr>
          <w:p w14:paraId="147EB15E" w14:textId="77777777" w:rsidR="000F1252" w:rsidRDefault="00245843">
            <w:pPr>
              <w:jc w:val="center"/>
            </w:pPr>
            <w:r>
              <w:rPr>
                <w:b/>
                <w:bCs/>
                <w:sz w:val="20"/>
                <w:szCs w:val="20"/>
              </w:rPr>
              <w:t>12</w:t>
            </w:r>
            <w:r>
              <w:rPr>
                <w:sz w:val="20"/>
                <w:szCs w:val="20"/>
              </w:rPr>
              <w:br/>
            </w:r>
            <w:r>
              <w:rPr>
                <w:sz w:val="18"/>
                <w:szCs w:val="18"/>
              </w:rPr>
              <w:t>mittel</w:t>
            </w:r>
          </w:p>
        </w:tc>
        <w:tc>
          <w:tcPr>
            <w:tcW w:w="2521" w:type="dxa"/>
          </w:tcPr>
          <w:p w14:paraId="5B6724C9" w14:textId="77777777" w:rsidR="000F1252" w:rsidRDefault="00245843">
            <w:r>
              <w:rPr>
                <w:b/>
                <w:bCs/>
                <w:sz w:val="20"/>
                <w:szCs w:val="20"/>
              </w:rPr>
              <w:t xml:space="preserve">Vorbeugend: </w:t>
            </w:r>
            <w:r>
              <w:rPr>
                <w:sz w:val="20"/>
                <w:szCs w:val="20"/>
              </w:rPr>
              <w:t>Bewertungsskala mit Beschreibung pro Punktzahl; beide bewerten unabhängig, es zählt der Mittelwert.</w:t>
            </w:r>
            <w:r>
              <w:rPr>
                <w:sz w:val="20"/>
                <w:szCs w:val="20"/>
              </w:rPr>
              <w:br/>
            </w:r>
            <w:r>
              <w:rPr>
                <w:b/>
                <w:bCs/>
                <w:sz w:val="20"/>
                <w:szCs w:val="20"/>
              </w:rPr>
              <w:t xml:space="preserve">Eventual: </w:t>
            </w:r>
            <w:r>
              <w:rPr>
                <w:sz w:val="20"/>
                <w:szCs w:val="20"/>
              </w:rPr>
              <w:t>ab 2 Punkten Abweichung gemeinsam neu bewerten und begründen.</w:t>
            </w:r>
          </w:p>
        </w:tc>
        <w:tc>
          <w:tcPr>
            <w:tcW w:w="1300" w:type="dxa"/>
            <w:vAlign w:val="center"/>
          </w:tcPr>
          <w:p w14:paraId="1EFB115B" w14:textId="77777777" w:rsidR="000F1252" w:rsidRDefault="00245843">
            <w:r>
              <w:rPr>
                <w:sz w:val="20"/>
                <w:szCs w:val="20"/>
              </w:rPr>
              <w:t>Lucas Weisshaar</w:t>
            </w:r>
          </w:p>
        </w:tc>
      </w:tr>
      <w:tr w:rsidR="000F1252" w14:paraId="62949283" w14:textId="77777777">
        <w:trPr>
          <w:cantSplit/>
        </w:trPr>
        <w:tc>
          <w:tcPr>
            <w:tcW w:w="420" w:type="dxa"/>
          </w:tcPr>
          <w:p w14:paraId="3E14E30C" w14:textId="77777777" w:rsidR="000F1252" w:rsidRDefault="00245843">
            <w:r>
              <w:rPr>
                <w:b/>
                <w:bCs/>
                <w:sz w:val="20"/>
                <w:szCs w:val="20"/>
              </w:rPr>
              <w:t>R4</w:t>
            </w:r>
          </w:p>
        </w:tc>
        <w:tc>
          <w:tcPr>
            <w:tcW w:w="2230" w:type="dxa"/>
          </w:tcPr>
          <w:p w14:paraId="42572810" w14:textId="77777777" w:rsidR="000F1252" w:rsidRDefault="00245843">
            <w:r>
              <w:rPr>
                <w:sz w:val="20"/>
                <w:szCs w:val="20"/>
              </w:rPr>
              <w:t>Zu wenig Zeit wegen Herbstferien und anderer Verpflichtungen, die Abgabe ist gefährdet.</w:t>
            </w:r>
            <w:r>
              <w:rPr>
                <w:sz w:val="20"/>
                <w:szCs w:val="20"/>
              </w:rPr>
              <w:br/>
            </w:r>
            <w:r>
              <w:rPr>
                <w:i/>
                <w:iCs/>
                <w:color w:val="595959"/>
                <w:sz w:val="20"/>
                <w:szCs w:val="20"/>
              </w:rPr>
              <w:t>Symptom: Meilenstein verpasst, Arbeitspakete bleiben offen</w:t>
            </w:r>
          </w:p>
        </w:tc>
        <w:tc>
          <w:tcPr>
            <w:tcW w:w="950" w:type="dxa"/>
            <w:vAlign w:val="center"/>
          </w:tcPr>
          <w:p w14:paraId="24A8CC73" w14:textId="77777777" w:rsidR="000F1252" w:rsidRDefault="00245843">
            <w:pPr>
              <w:jc w:val="center"/>
            </w:pPr>
            <w:r>
              <w:rPr>
                <w:sz w:val="20"/>
                <w:szCs w:val="20"/>
              </w:rPr>
              <w:t>3</w:t>
            </w:r>
          </w:p>
        </w:tc>
        <w:tc>
          <w:tcPr>
            <w:tcW w:w="950" w:type="dxa"/>
            <w:vAlign w:val="center"/>
          </w:tcPr>
          <w:p w14:paraId="7AB81B0F" w14:textId="77777777" w:rsidR="000F1252" w:rsidRDefault="00245843">
            <w:pPr>
              <w:jc w:val="center"/>
            </w:pPr>
            <w:r>
              <w:rPr>
                <w:sz w:val="20"/>
                <w:szCs w:val="20"/>
              </w:rPr>
              <w:t>5</w:t>
            </w:r>
          </w:p>
        </w:tc>
        <w:tc>
          <w:tcPr>
            <w:tcW w:w="700" w:type="dxa"/>
            <w:shd w:val="clear" w:color="auto" w:fill="FFC7CE"/>
            <w:vAlign w:val="center"/>
          </w:tcPr>
          <w:p w14:paraId="03F31300" w14:textId="77777777" w:rsidR="000F1252" w:rsidRDefault="00245843">
            <w:pPr>
              <w:jc w:val="center"/>
            </w:pPr>
            <w:r>
              <w:rPr>
                <w:b/>
                <w:bCs/>
                <w:sz w:val="20"/>
                <w:szCs w:val="20"/>
              </w:rPr>
              <w:t>15</w:t>
            </w:r>
            <w:r>
              <w:rPr>
                <w:sz w:val="20"/>
                <w:szCs w:val="20"/>
              </w:rPr>
              <w:br/>
            </w:r>
            <w:r>
              <w:rPr>
                <w:sz w:val="18"/>
                <w:szCs w:val="18"/>
              </w:rPr>
              <w:t>hoch</w:t>
            </w:r>
          </w:p>
        </w:tc>
        <w:tc>
          <w:tcPr>
            <w:tcW w:w="2521" w:type="dxa"/>
          </w:tcPr>
          <w:p w14:paraId="1F2CA6EB" w14:textId="77777777" w:rsidR="000F1252" w:rsidRDefault="00245843">
            <w:r>
              <w:rPr>
                <w:b/>
                <w:bCs/>
                <w:sz w:val="20"/>
                <w:szCs w:val="20"/>
              </w:rPr>
              <w:t xml:space="preserve">Vorbeugend (sofort): </w:t>
            </w:r>
            <w:r>
              <w:rPr>
                <w:sz w:val="20"/>
                <w:szCs w:val="20"/>
              </w:rPr>
              <w:t>feste Zuständigkeiten, wöchentlicher Abgleich online, Puffer am Wochenende 17./18.10.</w:t>
            </w:r>
            <w:r>
              <w:rPr>
                <w:sz w:val="20"/>
                <w:szCs w:val="20"/>
              </w:rPr>
              <w:br/>
            </w:r>
            <w:r>
              <w:rPr>
                <w:b/>
                <w:bCs/>
                <w:sz w:val="20"/>
                <w:szCs w:val="20"/>
              </w:rPr>
              <w:t xml:space="preserve">Eventual: </w:t>
            </w:r>
            <w:r>
              <w:rPr>
                <w:sz w:val="20"/>
                <w:szCs w:val="20"/>
              </w:rPr>
              <w:t>Umfang nach Absprache reduzieren, z.B. weniger Test-Prompts.</w:t>
            </w:r>
          </w:p>
        </w:tc>
        <w:tc>
          <w:tcPr>
            <w:tcW w:w="1300" w:type="dxa"/>
            <w:vAlign w:val="center"/>
          </w:tcPr>
          <w:p w14:paraId="0F0C3687" w14:textId="77777777" w:rsidR="000F1252" w:rsidRDefault="00245843">
            <w:r>
              <w:rPr>
                <w:sz w:val="20"/>
                <w:szCs w:val="20"/>
              </w:rPr>
              <w:t>Lucas Weisshaar</w:t>
            </w:r>
          </w:p>
        </w:tc>
      </w:tr>
      <w:tr w:rsidR="000F1252" w14:paraId="1EB26EE1" w14:textId="77777777">
        <w:trPr>
          <w:cantSplit/>
        </w:trPr>
        <w:tc>
          <w:tcPr>
            <w:tcW w:w="420" w:type="dxa"/>
          </w:tcPr>
          <w:p w14:paraId="78C591A4" w14:textId="77777777" w:rsidR="000F1252" w:rsidRDefault="00245843">
            <w:r>
              <w:rPr>
                <w:b/>
                <w:bCs/>
                <w:sz w:val="20"/>
                <w:szCs w:val="20"/>
              </w:rPr>
              <w:t>R5</w:t>
            </w:r>
          </w:p>
        </w:tc>
        <w:tc>
          <w:tcPr>
            <w:tcW w:w="2230" w:type="dxa"/>
          </w:tcPr>
          <w:p w14:paraId="4E71298D" w14:textId="77777777" w:rsidR="000F1252" w:rsidRDefault="00245843">
            <w:r>
              <w:rPr>
                <w:sz w:val="20"/>
                <w:szCs w:val="20"/>
              </w:rPr>
              <w:t>Ein Teammitglied fällt aus, z.B. wegen Krankheit.</w:t>
            </w:r>
            <w:r>
              <w:rPr>
                <w:sz w:val="20"/>
                <w:szCs w:val="20"/>
              </w:rPr>
              <w:br/>
            </w:r>
            <w:r>
              <w:rPr>
                <w:i/>
                <w:iCs/>
                <w:color w:val="595959"/>
                <w:sz w:val="20"/>
                <w:szCs w:val="20"/>
              </w:rPr>
              <w:t>Symptom: keine Rückmeldung, kein Fortschritt</w:t>
            </w:r>
          </w:p>
        </w:tc>
        <w:tc>
          <w:tcPr>
            <w:tcW w:w="950" w:type="dxa"/>
            <w:vAlign w:val="center"/>
          </w:tcPr>
          <w:p w14:paraId="6653F27E" w14:textId="77777777" w:rsidR="000F1252" w:rsidRDefault="00245843">
            <w:pPr>
              <w:jc w:val="center"/>
            </w:pPr>
            <w:r>
              <w:rPr>
                <w:sz w:val="20"/>
                <w:szCs w:val="20"/>
              </w:rPr>
              <w:t>2</w:t>
            </w:r>
          </w:p>
        </w:tc>
        <w:tc>
          <w:tcPr>
            <w:tcW w:w="950" w:type="dxa"/>
            <w:vAlign w:val="center"/>
          </w:tcPr>
          <w:p w14:paraId="3D8AB7AC" w14:textId="77777777" w:rsidR="000F1252" w:rsidRDefault="00245843">
            <w:pPr>
              <w:jc w:val="center"/>
            </w:pPr>
            <w:r>
              <w:rPr>
                <w:sz w:val="20"/>
                <w:szCs w:val="20"/>
              </w:rPr>
              <w:t>4</w:t>
            </w:r>
          </w:p>
        </w:tc>
        <w:tc>
          <w:tcPr>
            <w:tcW w:w="700" w:type="dxa"/>
            <w:shd w:val="clear" w:color="auto" w:fill="FFEB9C"/>
            <w:vAlign w:val="center"/>
          </w:tcPr>
          <w:p w14:paraId="0DB50A8B" w14:textId="77777777" w:rsidR="000F1252" w:rsidRDefault="00245843">
            <w:pPr>
              <w:jc w:val="center"/>
            </w:pPr>
            <w:r>
              <w:rPr>
                <w:b/>
                <w:bCs/>
                <w:sz w:val="20"/>
                <w:szCs w:val="20"/>
              </w:rPr>
              <w:t>8</w:t>
            </w:r>
            <w:r>
              <w:rPr>
                <w:sz w:val="20"/>
                <w:szCs w:val="20"/>
              </w:rPr>
              <w:br/>
            </w:r>
            <w:r>
              <w:rPr>
                <w:sz w:val="18"/>
                <w:szCs w:val="18"/>
              </w:rPr>
              <w:t>mittel</w:t>
            </w:r>
          </w:p>
        </w:tc>
        <w:tc>
          <w:tcPr>
            <w:tcW w:w="2521" w:type="dxa"/>
          </w:tcPr>
          <w:p w14:paraId="75622DCA" w14:textId="77777777" w:rsidR="000F1252" w:rsidRDefault="00245843">
            <w:r>
              <w:rPr>
                <w:b/>
                <w:bCs/>
                <w:sz w:val="20"/>
                <w:szCs w:val="20"/>
              </w:rPr>
              <w:t xml:space="preserve">Vorbeugend: </w:t>
            </w:r>
            <w:r>
              <w:rPr>
                <w:sz w:val="20"/>
                <w:szCs w:val="20"/>
              </w:rPr>
              <w:t>Stand laufend im gemeinsamen Ordner dokumentieren.</w:t>
            </w:r>
            <w:r>
              <w:rPr>
                <w:sz w:val="20"/>
                <w:szCs w:val="20"/>
              </w:rPr>
              <w:br/>
            </w:r>
            <w:r>
              <w:rPr>
                <w:b/>
                <w:bCs/>
                <w:sz w:val="20"/>
                <w:szCs w:val="20"/>
              </w:rPr>
              <w:t xml:space="preserve">Eventual: </w:t>
            </w:r>
            <w:r>
              <w:rPr>
                <w:sz w:val="20"/>
                <w:szCs w:val="20"/>
              </w:rPr>
              <w:t>Stellvertretung: das andere Teammitglied übernimmt.</w:t>
            </w:r>
          </w:p>
        </w:tc>
        <w:tc>
          <w:tcPr>
            <w:tcW w:w="1300" w:type="dxa"/>
            <w:vAlign w:val="center"/>
          </w:tcPr>
          <w:p w14:paraId="5283A088" w14:textId="77777777" w:rsidR="000F1252" w:rsidRDefault="00245843">
            <w:r>
              <w:rPr>
                <w:sz w:val="20"/>
                <w:szCs w:val="20"/>
              </w:rPr>
              <w:t>Lucas Weisshaar</w:t>
            </w:r>
          </w:p>
        </w:tc>
      </w:tr>
      <w:tr w:rsidR="000F1252" w14:paraId="022D7E15" w14:textId="77777777">
        <w:trPr>
          <w:cantSplit/>
        </w:trPr>
        <w:tc>
          <w:tcPr>
            <w:tcW w:w="420" w:type="dxa"/>
          </w:tcPr>
          <w:p w14:paraId="3E546FAD" w14:textId="77777777" w:rsidR="000F1252" w:rsidRDefault="00245843">
            <w:r>
              <w:rPr>
                <w:b/>
                <w:bCs/>
                <w:sz w:val="20"/>
                <w:szCs w:val="20"/>
              </w:rPr>
              <w:t>R6</w:t>
            </w:r>
          </w:p>
        </w:tc>
        <w:tc>
          <w:tcPr>
            <w:tcW w:w="2230" w:type="dxa"/>
          </w:tcPr>
          <w:p w14:paraId="484D13B1" w14:textId="77777777" w:rsidR="000F1252" w:rsidRDefault="00245843">
            <w:r>
              <w:rPr>
                <w:sz w:val="20"/>
                <w:szCs w:val="20"/>
              </w:rPr>
              <w:t>Nutzungs</w:t>
            </w:r>
            <w:r>
              <w:rPr>
                <w:sz w:val="20"/>
                <w:szCs w:val="20"/>
              </w:rPr>
              <w:softHyphen/>
              <w:t>bedingungen schränken die Nutzung ein (Mindestalter, öffentliche Bilder, Bildrechte).</w:t>
            </w:r>
            <w:r>
              <w:rPr>
                <w:sz w:val="20"/>
                <w:szCs w:val="20"/>
              </w:rPr>
              <w:br/>
            </w:r>
            <w:r>
              <w:rPr>
                <w:i/>
                <w:iCs/>
                <w:color w:val="595959"/>
                <w:sz w:val="20"/>
                <w:szCs w:val="20"/>
              </w:rPr>
              <w:t>Symptom: Hinweise bei der Registrierung</w:t>
            </w:r>
          </w:p>
        </w:tc>
        <w:tc>
          <w:tcPr>
            <w:tcW w:w="950" w:type="dxa"/>
            <w:vAlign w:val="center"/>
          </w:tcPr>
          <w:p w14:paraId="4FF950F4" w14:textId="77777777" w:rsidR="000F1252" w:rsidRDefault="00245843">
            <w:pPr>
              <w:jc w:val="center"/>
            </w:pPr>
            <w:r>
              <w:rPr>
                <w:sz w:val="20"/>
                <w:szCs w:val="20"/>
              </w:rPr>
              <w:t>2</w:t>
            </w:r>
          </w:p>
        </w:tc>
        <w:tc>
          <w:tcPr>
            <w:tcW w:w="950" w:type="dxa"/>
            <w:vAlign w:val="center"/>
          </w:tcPr>
          <w:p w14:paraId="2AA390CF" w14:textId="77777777" w:rsidR="000F1252" w:rsidRDefault="00245843">
            <w:pPr>
              <w:jc w:val="center"/>
            </w:pPr>
            <w:r>
              <w:rPr>
                <w:sz w:val="20"/>
                <w:szCs w:val="20"/>
              </w:rPr>
              <w:t>2</w:t>
            </w:r>
          </w:p>
        </w:tc>
        <w:tc>
          <w:tcPr>
            <w:tcW w:w="700" w:type="dxa"/>
            <w:shd w:val="clear" w:color="auto" w:fill="C6EFCE"/>
            <w:vAlign w:val="center"/>
          </w:tcPr>
          <w:p w14:paraId="5FF72BD1" w14:textId="77777777" w:rsidR="000F1252" w:rsidRDefault="00245843">
            <w:pPr>
              <w:jc w:val="center"/>
            </w:pPr>
            <w:r>
              <w:rPr>
                <w:b/>
                <w:bCs/>
                <w:sz w:val="20"/>
                <w:szCs w:val="20"/>
              </w:rPr>
              <w:t>4</w:t>
            </w:r>
            <w:r>
              <w:rPr>
                <w:sz w:val="20"/>
                <w:szCs w:val="20"/>
              </w:rPr>
              <w:br/>
            </w:r>
            <w:r>
              <w:rPr>
                <w:sz w:val="18"/>
                <w:szCs w:val="18"/>
              </w:rPr>
              <w:t>gering</w:t>
            </w:r>
          </w:p>
        </w:tc>
        <w:tc>
          <w:tcPr>
            <w:tcW w:w="2521" w:type="dxa"/>
          </w:tcPr>
          <w:p w14:paraId="2858C9DE" w14:textId="77777777" w:rsidR="000F1252" w:rsidRDefault="00245843">
            <w:r>
              <w:rPr>
                <w:b/>
                <w:bCs/>
                <w:sz w:val="20"/>
                <w:szCs w:val="20"/>
              </w:rPr>
              <w:t xml:space="preserve">Vorbeugend: </w:t>
            </w:r>
            <w:r>
              <w:rPr>
                <w:sz w:val="20"/>
                <w:szCs w:val="20"/>
              </w:rPr>
              <w:t>Bedingungen vor dem ersten Test prüfen und als Kriterium ins Lastenheft aufnehmen; keine persönlichen Fotos verwenden.</w:t>
            </w:r>
          </w:p>
        </w:tc>
        <w:tc>
          <w:tcPr>
            <w:tcW w:w="1300" w:type="dxa"/>
            <w:vAlign w:val="center"/>
          </w:tcPr>
          <w:p w14:paraId="7145146D" w14:textId="77777777" w:rsidR="000F1252" w:rsidRDefault="00245843">
            <w:r>
              <w:rPr>
                <w:sz w:val="20"/>
                <w:szCs w:val="20"/>
              </w:rPr>
              <w:t>Nicolas Hunger</w:t>
            </w:r>
          </w:p>
        </w:tc>
      </w:tr>
      <w:tr w:rsidR="000F1252" w14:paraId="79303E5A" w14:textId="77777777">
        <w:trPr>
          <w:cantSplit/>
        </w:trPr>
        <w:tc>
          <w:tcPr>
            <w:tcW w:w="420" w:type="dxa"/>
          </w:tcPr>
          <w:p w14:paraId="264A8F12" w14:textId="77777777" w:rsidR="000F1252" w:rsidRDefault="00245843">
            <w:r>
              <w:rPr>
                <w:b/>
                <w:bCs/>
                <w:sz w:val="20"/>
                <w:szCs w:val="20"/>
              </w:rPr>
              <w:t>R7</w:t>
            </w:r>
          </w:p>
        </w:tc>
        <w:tc>
          <w:tcPr>
            <w:tcW w:w="2230" w:type="dxa"/>
          </w:tcPr>
          <w:p w14:paraId="155F7C29" w14:textId="77777777" w:rsidR="000F1252" w:rsidRDefault="00245843">
            <w:r>
              <w:rPr>
                <w:sz w:val="20"/>
                <w:szCs w:val="20"/>
              </w:rPr>
              <w:t>Die Live-Demo funktioniert nicht (Limit erreicht, Login, Internet).</w:t>
            </w:r>
            <w:r>
              <w:rPr>
                <w:sz w:val="20"/>
                <w:szCs w:val="20"/>
              </w:rPr>
              <w:br/>
            </w:r>
            <w:r>
              <w:rPr>
                <w:i/>
                <w:iCs/>
                <w:color w:val="595959"/>
                <w:sz w:val="20"/>
                <w:szCs w:val="20"/>
              </w:rPr>
              <w:t>Symptom: Fehler beim Probelauf</w:t>
            </w:r>
          </w:p>
        </w:tc>
        <w:tc>
          <w:tcPr>
            <w:tcW w:w="950" w:type="dxa"/>
            <w:vAlign w:val="center"/>
          </w:tcPr>
          <w:p w14:paraId="0B2AFA7A" w14:textId="77777777" w:rsidR="000F1252" w:rsidRDefault="00245843">
            <w:pPr>
              <w:jc w:val="center"/>
            </w:pPr>
            <w:r>
              <w:rPr>
                <w:sz w:val="20"/>
                <w:szCs w:val="20"/>
              </w:rPr>
              <w:t>3</w:t>
            </w:r>
          </w:p>
        </w:tc>
        <w:tc>
          <w:tcPr>
            <w:tcW w:w="950" w:type="dxa"/>
            <w:vAlign w:val="center"/>
          </w:tcPr>
          <w:p w14:paraId="0AD7DC09" w14:textId="77777777" w:rsidR="000F1252" w:rsidRDefault="00245843">
            <w:pPr>
              <w:jc w:val="center"/>
            </w:pPr>
            <w:r>
              <w:rPr>
                <w:sz w:val="20"/>
                <w:szCs w:val="20"/>
              </w:rPr>
              <w:t>4</w:t>
            </w:r>
          </w:p>
        </w:tc>
        <w:tc>
          <w:tcPr>
            <w:tcW w:w="700" w:type="dxa"/>
            <w:shd w:val="clear" w:color="auto" w:fill="FFEB9C"/>
            <w:vAlign w:val="center"/>
          </w:tcPr>
          <w:p w14:paraId="16210436" w14:textId="77777777" w:rsidR="000F1252" w:rsidRDefault="00245843">
            <w:pPr>
              <w:jc w:val="center"/>
            </w:pPr>
            <w:r>
              <w:rPr>
                <w:b/>
                <w:bCs/>
                <w:sz w:val="20"/>
                <w:szCs w:val="20"/>
              </w:rPr>
              <w:t>12</w:t>
            </w:r>
            <w:r>
              <w:rPr>
                <w:sz w:val="20"/>
                <w:szCs w:val="20"/>
              </w:rPr>
              <w:br/>
            </w:r>
            <w:r>
              <w:rPr>
                <w:sz w:val="18"/>
                <w:szCs w:val="18"/>
              </w:rPr>
              <w:t>mittel</w:t>
            </w:r>
          </w:p>
        </w:tc>
        <w:tc>
          <w:tcPr>
            <w:tcW w:w="2521" w:type="dxa"/>
          </w:tcPr>
          <w:p w14:paraId="0BAB5546" w14:textId="77777777" w:rsidR="000F1252" w:rsidRDefault="00245843">
            <w:r>
              <w:rPr>
                <w:b/>
                <w:bCs/>
                <w:sz w:val="20"/>
                <w:szCs w:val="20"/>
              </w:rPr>
              <w:t xml:space="preserve">Vorbeugend: </w:t>
            </w:r>
            <w:r>
              <w:rPr>
                <w:sz w:val="20"/>
                <w:szCs w:val="20"/>
              </w:rPr>
              <w:t>Demo vorher testen (Arbeitspaket 5.2), Kontingent für den Präsentationstag aufsparen.</w:t>
            </w:r>
            <w:r>
              <w:rPr>
                <w:sz w:val="20"/>
                <w:szCs w:val="20"/>
              </w:rPr>
              <w:br/>
            </w:r>
            <w:r>
              <w:rPr>
                <w:b/>
                <w:bCs/>
                <w:sz w:val="20"/>
                <w:szCs w:val="20"/>
              </w:rPr>
              <w:t xml:space="preserve">Eventual: </w:t>
            </w:r>
            <w:r>
              <w:rPr>
                <w:sz w:val="20"/>
                <w:szCs w:val="20"/>
              </w:rPr>
              <w:t>vorbereitete Bilder oder eine Bildschirmaufnahme zeigen.</w:t>
            </w:r>
          </w:p>
        </w:tc>
        <w:tc>
          <w:tcPr>
            <w:tcW w:w="1300" w:type="dxa"/>
            <w:vAlign w:val="center"/>
          </w:tcPr>
          <w:p w14:paraId="46F3271C" w14:textId="77777777" w:rsidR="000F1252" w:rsidRDefault="00245843">
            <w:r>
              <w:rPr>
                <w:sz w:val="20"/>
                <w:szCs w:val="20"/>
              </w:rPr>
              <w:t>Lucas Weisshaar</w:t>
            </w:r>
          </w:p>
        </w:tc>
      </w:tr>
    </w:tbl>
    <w:p w14:paraId="4AD4F316" w14:textId="78F64689" w:rsidR="000F1252" w:rsidRDefault="00245843">
      <w:pPr>
        <w:pStyle w:val="berschrift3"/>
      </w:pPr>
      <w:bookmarkStart w:id="53" w:name="_Toc357664644"/>
      <w:bookmarkStart w:id="54" w:name="_Toc243474844"/>
      <w:bookmarkStart w:id="55" w:name="_Toc1219100591"/>
      <w:r>
        <w:lastRenderedPageBreak/>
        <w:t>Risikomatrix</w:t>
      </w:r>
      <w:bookmarkEnd w:id="53"/>
      <w:bookmarkEnd w:id="54"/>
      <w:bookmarkEnd w:id="55"/>
    </w:p>
    <w:p w14:paraId="667E7E83" w14:textId="77777777" w:rsidR="000F1252" w:rsidRDefault="00245843">
      <w:pPr>
        <w:keepNext/>
      </w:pPr>
      <w:r>
        <w:t>Die Matrix ordnet jedes Risiko aus dem Register nach Wahrscheinlichkeit und Auswirkung ein. In jedem Feld steht der Score (P × I), darunter die Nummern der Risiken, die dort liegen.</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2571"/>
        <w:gridCol w:w="1300"/>
        <w:gridCol w:w="1300"/>
        <w:gridCol w:w="1300"/>
        <w:gridCol w:w="1300"/>
        <w:gridCol w:w="1300"/>
      </w:tblGrid>
      <w:tr w:rsidR="000F1252" w14:paraId="7FD83FBA" w14:textId="77777777">
        <w:trPr>
          <w:cantSplit/>
          <w:tblHeader/>
        </w:trPr>
        <w:tc>
          <w:tcPr>
            <w:tcW w:w="2571" w:type="dxa"/>
            <w:shd w:val="clear" w:color="auto" w:fill="DCE6F2"/>
            <w:vAlign w:val="center"/>
          </w:tcPr>
          <w:p w14:paraId="1DC85A88" w14:textId="77777777" w:rsidR="000F1252" w:rsidRDefault="00245843">
            <w:r>
              <w:rPr>
                <w:b/>
                <w:bCs/>
                <w:sz w:val="18"/>
                <w:szCs w:val="18"/>
              </w:rPr>
              <w:t>Auswirkung (I) ↓</w:t>
            </w:r>
            <w:r>
              <w:rPr>
                <w:sz w:val="18"/>
                <w:szCs w:val="18"/>
              </w:rPr>
              <w:br/>
            </w:r>
            <w:r>
              <w:rPr>
                <w:b/>
                <w:bCs/>
                <w:sz w:val="18"/>
                <w:szCs w:val="18"/>
              </w:rPr>
              <w:t>Wahrscheinlichkeit (P) →</w:t>
            </w:r>
          </w:p>
        </w:tc>
        <w:tc>
          <w:tcPr>
            <w:tcW w:w="1300" w:type="dxa"/>
            <w:shd w:val="clear" w:color="auto" w:fill="DCE6F2"/>
            <w:vAlign w:val="center"/>
          </w:tcPr>
          <w:p w14:paraId="2A45DF4F" w14:textId="77777777" w:rsidR="000F1252" w:rsidRDefault="00245843">
            <w:pPr>
              <w:jc w:val="center"/>
            </w:pPr>
            <w:r>
              <w:rPr>
                <w:b/>
                <w:bCs/>
                <w:sz w:val="20"/>
                <w:szCs w:val="20"/>
              </w:rPr>
              <w:t>1</w:t>
            </w:r>
          </w:p>
        </w:tc>
        <w:tc>
          <w:tcPr>
            <w:tcW w:w="1300" w:type="dxa"/>
            <w:shd w:val="clear" w:color="auto" w:fill="DCE6F2"/>
            <w:vAlign w:val="center"/>
          </w:tcPr>
          <w:p w14:paraId="5594B39D" w14:textId="77777777" w:rsidR="000F1252" w:rsidRDefault="00245843">
            <w:pPr>
              <w:jc w:val="center"/>
            </w:pPr>
            <w:r>
              <w:rPr>
                <w:b/>
                <w:bCs/>
                <w:sz w:val="20"/>
                <w:szCs w:val="20"/>
              </w:rPr>
              <w:t>2</w:t>
            </w:r>
          </w:p>
        </w:tc>
        <w:tc>
          <w:tcPr>
            <w:tcW w:w="1300" w:type="dxa"/>
            <w:shd w:val="clear" w:color="auto" w:fill="DCE6F2"/>
            <w:vAlign w:val="center"/>
          </w:tcPr>
          <w:p w14:paraId="44BB66AD" w14:textId="77777777" w:rsidR="000F1252" w:rsidRDefault="00245843">
            <w:pPr>
              <w:jc w:val="center"/>
            </w:pPr>
            <w:r>
              <w:rPr>
                <w:b/>
                <w:bCs/>
                <w:sz w:val="20"/>
                <w:szCs w:val="20"/>
              </w:rPr>
              <w:t>3</w:t>
            </w:r>
          </w:p>
        </w:tc>
        <w:tc>
          <w:tcPr>
            <w:tcW w:w="1300" w:type="dxa"/>
            <w:shd w:val="clear" w:color="auto" w:fill="DCE6F2"/>
            <w:vAlign w:val="center"/>
          </w:tcPr>
          <w:p w14:paraId="645ED01D" w14:textId="77777777" w:rsidR="000F1252" w:rsidRDefault="00245843">
            <w:pPr>
              <w:jc w:val="center"/>
            </w:pPr>
            <w:r>
              <w:rPr>
                <w:b/>
                <w:bCs/>
                <w:sz w:val="20"/>
                <w:szCs w:val="20"/>
              </w:rPr>
              <w:t>4</w:t>
            </w:r>
          </w:p>
        </w:tc>
        <w:tc>
          <w:tcPr>
            <w:tcW w:w="1300" w:type="dxa"/>
            <w:shd w:val="clear" w:color="auto" w:fill="DCE6F2"/>
            <w:vAlign w:val="center"/>
          </w:tcPr>
          <w:p w14:paraId="2462DD80" w14:textId="77777777" w:rsidR="000F1252" w:rsidRDefault="00245843">
            <w:pPr>
              <w:jc w:val="center"/>
            </w:pPr>
            <w:r>
              <w:rPr>
                <w:b/>
                <w:bCs/>
                <w:sz w:val="20"/>
                <w:szCs w:val="20"/>
              </w:rPr>
              <w:t>5</w:t>
            </w:r>
          </w:p>
        </w:tc>
      </w:tr>
      <w:tr w:rsidR="000F1252" w14:paraId="0191A26B" w14:textId="77777777">
        <w:trPr>
          <w:cantSplit/>
          <w:trHeight w:val="620"/>
        </w:trPr>
        <w:tc>
          <w:tcPr>
            <w:tcW w:w="2571" w:type="dxa"/>
            <w:shd w:val="clear" w:color="auto" w:fill="DCE6F2"/>
            <w:vAlign w:val="center"/>
          </w:tcPr>
          <w:p w14:paraId="2611C6AC" w14:textId="77777777" w:rsidR="000F1252" w:rsidRDefault="00245843">
            <w:r>
              <w:rPr>
                <w:b/>
                <w:bCs/>
                <w:sz w:val="18"/>
                <w:szCs w:val="18"/>
              </w:rPr>
              <w:t>5 sehr hoch</w:t>
            </w:r>
          </w:p>
        </w:tc>
        <w:tc>
          <w:tcPr>
            <w:tcW w:w="1300" w:type="dxa"/>
            <w:shd w:val="clear" w:color="auto" w:fill="C6EFCE"/>
            <w:vAlign w:val="center"/>
          </w:tcPr>
          <w:p w14:paraId="12FF70F4" w14:textId="77777777" w:rsidR="000F1252" w:rsidRDefault="00245843">
            <w:pPr>
              <w:jc w:val="center"/>
            </w:pPr>
            <w:r>
              <w:rPr>
                <w:color w:val="595959"/>
                <w:sz w:val="16"/>
                <w:szCs w:val="16"/>
              </w:rPr>
              <w:t>5</w:t>
            </w:r>
          </w:p>
        </w:tc>
        <w:tc>
          <w:tcPr>
            <w:tcW w:w="1300" w:type="dxa"/>
            <w:shd w:val="clear" w:color="auto" w:fill="FFEB9C"/>
            <w:vAlign w:val="center"/>
          </w:tcPr>
          <w:p w14:paraId="6C9D0A84" w14:textId="77777777" w:rsidR="000F1252" w:rsidRDefault="00245843">
            <w:pPr>
              <w:jc w:val="center"/>
            </w:pPr>
            <w:r>
              <w:rPr>
                <w:color w:val="595959"/>
                <w:sz w:val="16"/>
                <w:szCs w:val="16"/>
              </w:rPr>
              <w:t>10</w:t>
            </w:r>
          </w:p>
        </w:tc>
        <w:tc>
          <w:tcPr>
            <w:tcW w:w="1300" w:type="dxa"/>
            <w:shd w:val="clear" w:color="auto" w:fill="FFC7CE"/>
            <w:vAlign w:val="center"/>
          </w:tcPr>
          <w:p w14:paraId="5FA96DE6" w14:textId="77777777" w:rsidR="000F1252" w:rsidRDefault="00245843">
            <w:pPr>
              <w:jc w:val="center"/>
            </w:pPr>
            <w:r>
              <w:rPr>
                <w:color w:val="595959"/>
                <w:sz w:val="16"/>
                <w:szCs w:val="16"/>
              </w:rPr>
              <w:t>15</w:t>
            </w:r>
            <w:r>
              <w:rPr>
                <w:sz w:val="16"/>
                <w:szCs w:val="16"/>
              </w:rPr>
              <w:br/>
            </w:r>
            <w:r>
              <w:rPr>
                <w:b/>
                <w:bCs/>
                <w:sz w:val="20"/>
                <w:szCs w:val="20"/>
              </w:rPr>
              <w:t>R4</w:t>
            </w:r>
          </w:p>
        </w:tc>
        <w:tc>
          <w:tcPr>
            <w:tcW w:w="1300" w:type="dxa"/>
            <w:shd w:val="clear" w:color="auto" w:fill="FFC7CE"/>
            <w:vAlign w:val="center"/>
          </w:tcPr>
          <w:p w14:paraId="01EA0BD1" w14:textId="77777777" w:rsidR="000F1252" w:rsidRDefault="00245843">
            <w:pPr>
              <w:jc w:val="center"/>
            </w:pPr>
            <w:r>
              <w:rPr>
                <w:color w:val="595959"/>
                <w:sz w:val="16"/>
                <w:szCs w:val="16"/>
              </w:rPr>
              <w:t>20</w:t>
            </w:r>
          </w:p>
        </w:tc>
        <w:tc>
          <w:tcPr>
            <w:tcW w:w="1300" w:type="dxa"/>
            <w:shd w:val="clear" w:color="auto" w:fill="FFC7CE"/>
            <w:vAlign w:val="center"/>
          </w:tcPr>
          <w:p w14:paraId="0AD3FCB0" w14:textId="77777777" w:rsidR="000F1252" w:rsidRDefault="00245843">
            <w:pPr>
              <w:jc w:val="center"/>
            </w:pPr>
            <w:r>
              <w:rPr>
                <w:color w:val="595959"/>
                <w:sz w:val="16"/>
                <w:szCs w:val="16"/>
              </w:rPr>
              <w:t>25</w:t>
            </w:r>
          </w:p>
        </w:tc>
      </w:tr>
      <w:tr w:rsidR="000F1252" w14:paraId="75FBA5CC" w14:textId="77777777">
        <w:trPr>
          <w:cantSplit/>
          <w:trHeight w:val="620"/>
        </w:trPr>
        <w:tc>
          <w:tcPr>
            <w:tcW w:w="2571" w:type="dxa"/>
            <w:shd w:val="clear" w:color="auto" w:fill="DCE6F2"/>
            <w:vAlign w:val="center"/>
          </w:tcPr>
          <w:p w14:paraId="4B108900" w14:textId="77777777" w:rsidR="000F1252" w:rsidRDefault="00245843">
            <w:r>
              <w:rPr>
                <w:b/>
                <w:bCs/>
                <w:sz w:val="18"/>
                <w:szCs w:val="18"/>
              </w:rPr>
              <w:t>4 hoch</w:t>
            </w:r>
          </w:p>
        </w:tc>
        <w:tc>
          <w:tcPr>
            <w:tcW w:w="1300" w:type="dxa"/>
            <w:shd w:val="clear" w:color="auto" w:fill="C6EFCE"/>
            <w:vAlign w:val="center"/>
          </w:tcPr>
          <w:p w14:paraId="5464A10A" w14:textId="77777777" w:rsidR="000F1252" w:rsidRDefault="00245843">
            <w:pPr>
              <w:jc w:val="center"/>
            </w:pPr>
            <w:r>
              <w:rPr>
                <w:color w:val="595959"/>
                <w:sz w:val="16"/>
                <w:szCs w:val="16"/>
              </w:rPr>
              <w:t>4</w:t>
            </w:r>
          </w:p>
        </w:tc>
        <w:tc>
          <w:tcPr>
            <w:tcW w:w="1300" w:type="dxa"/>
            <w:shd w:val="clear" w:color="auto" w:fill="FFEB9C"/>
            <w:vAlign w:val="center"/>
          </w:tcPr>
          <w:p w14:paraId="3382EB74" w14:textId="77777777" w:rsidR="000F1252" w:rsidRDefault="00245843">
            <w:pPr>
              <w:jc w:val="center"/>
            </w:pPr>
            <w:r>
              <w:rPr>
                <w:color w:val="595959"/>
                <w:sz w:val="16"/>
                <w:szCs w:val="16"/>
              </w:rPr>
              <w:t>8</w:t>
            </w:r>
            <w:r>
              <w:rPr>
                <w:sz w:val="16"/>
                <w:szCs w:val="16"/>
              </w:rPr>
              <w:br/>
            </w:r>
            <w:r>
              <w:rPr>
                <w:b/>
                <w:bCs/>
                <w:sz w:val="20"/>
                <w:szCs w:val="20"/>
              </w:rPr>
              <w:t>R5</w:t>
            </w:r>
          </w:p>
        </w:tc>
        <w:tc>
          <w:tcPr>
            <w:tcW w:w="1300" w:type="dxa"/>
            <w:shd w:val="clear" w:color="auto" w:fill="FFEB9C"/>
            <w:vAlign w:val="center"/>
          </w:tcPr>
          <w:p w14:paraId="408F8D6B" w14:textId="77777777" w:rsidR="000F1252" w:rsidRDefault="00245843">
            <w:pPr>
              <w:jc w:val="center"/>
            </w:pPr>
            <w:r>
              <w:rPr>
                <w:color w:val="595959"/>
                <w:sz w:val="16"/>
                <w:szCs w:val="16"/>
              </w:rPr>
              <w:t>12</w:t>
            </w:r>
            <w:r>
              <w:rPr>
                <w:sz w:val="16"/>
                <w:szCs w:val="16"/>
              </w:rPr>
              <w:br/>
            </w:r>
            <w:r>
              <w:rPr>
                <w:b/>
                <w:bCs/>
                <w:sz w:val="20"/>
                <w:szCs w:val="20"/>
              </w:rPr>
              <w:t>R3, R7</w:t>
            </w:r>
          </w:p>
        </w:tc>
        <w:tc>
          <w:tcPr>
            <w:tcW w:w="1300" w:type="dxa"/>
            <w:shd w:val="clear" w:color="auto" w:fill="FFC7CE"/>
            <w:vAlign w:val="center"/>
          </w:tcPr>
          <w:p w14:paraId="5E311843" w14:textId="77777777" w:rsidR="000F1252" w:rsidRDefault="00245843">
            <w:pPr>
              <w:jc w:val="center"/>
            </w:pPr>
            <w:r>
              <w:rPr>
                <w:color w:val="595959"/>
                <w:sz w:val="16"/>
                <w:szCs w:val="16"/>
              </w:rPr>
              <w:t>16</w:t>
            </w:r>
          </w:p>
        </w:tc>
        <w:tc>
          <w:tcPr>
            <w:tcW w:w="1300" w:type="dxa"/>
            <w:shd w:val="clear" w:color="auto" w:fill="FFC7CE"/>
            <w:vAlign w:val="center"/>
          </w:tcPr>
          <w:p w14:paraId="1C7CACBE" w14:textId="77777777" w:rsidR="000F1252" w:rsidRDefault="00245843">
            <w:pPr>
              <w:jc w:val="center"/>
            </w:pPr>
            <w:r>
              <w:rPr>
                <w:color w:val="595959"/>
                <w:sz w:val="16"/>
                <w:szCs w:val="16"/>
              </w:rPr>
              <w:t>20</w:t>
            </w:r>
          </w:p>
        </w:tc>
      </w:tr>
      <w:tr w:rsidR="000F1252" w14:paraId="62602EAC" w14:textId="77777777">
        <w:trPr>
          <w:cantSplit/>
          <w:trHeight w:val="620"/>
        </w:trPr>
        <w:tc>
          <w:tcPr>
            <w:tcW w:w="2571" w:type="dxa"/>
            <w:shd w:val="clear" w:color="auto" w:fill="DCE6F2"/>
            <w:vAlign w:val="center"/>
          </w:tcPr>
          <w:p w14:paraId="52148CD4" w14:textId="77777777" w:rsidR="000F1252" w:rsidRDefault="00245843">
            <w:r>
              <w:rPr>
                <w:b/>
                <w:bCs/>
                <w:sz w:val="18"/>
                <w:szCs w:val="18"/>
              </w:rPr>
              <w:t>3 mittel</w:t>
            </w:r>
          </w:p>
        </w:tc>
        <w:tc>
          <w:tcPr>
            <w:tcW w:w="1300" w:type="dxa"/>
            <w:shd w:val="clear" w:color="auto" w:fill="C6EFCE"/>
            <w:vAlign w:val="center"/>
          </w:tcPr>
          <w:p w14:paraId="796B754F" w14:textId="77777777" w:rsidR="000F1252" w:rsidRDefault="00245843">
            <w:pPr>
              <w:jc w:val="center"/>
            </w:pPr>
            <w:r>
              <w:rPr>
                <w:color w:val="595959"/>
                <w:sz w:val="16"/>
                <w:szCs w:val="16"/>
              </w:rPr>
              <w:t>3</w:t>
            </w:r>
          </w:p>
        </w:tc>
        <w:tc>
          <w:tcPr>
            <w:tcW w:w="1300" w:type="dxa"/>
            <w:shd w:val="clear" w:color="auto" w:fill="FFEB9C"/>
            <w:vAlign w:val="center"/>
          </w:tcPr>
          <w:p w14:paraId="2A803ECD" w14:textId="77777777" w:rsidR="000F1252" w:rsidRDefault="00245843">
            <w:pPr>
              <w:jc w:val="center"/>
            </w:pPr>
            <w:r>
              <w:rPr>
                <w:color w:val="595959"/>
                <w:sz w:val="16"/>
                <w:szCs w:val="16"/>
              </w:rPr>
              <w:t>6</w:t>
            </w:r>
          </w:p>
        </w:tc>
        <w:tc>
          <w:tcPr>
            <w:tcW w:w="1300" w:type="dxa"/>
            <w:shd w:val="clear" w:color="auto" w:fill="FFEB9C"/>
            <w:vAlign w:val="center"/>
          </w:tcPr>
          <w:p w14:paraId="14F615EB" w14:textId="77777777" w:rsidR="000F1252" w:rsidRDefault="00245843">
            <w:pPr>
              <w:jc w:val="center"/>
            </w:pPr>
            <w:r>
              <w:rPr>
                <w:color w:val="595959"/>
                <w:sz w:val="16"/>
                <w:szCs w:val="16"/>
              </w:rPr>
              <w:t>9</w:t>
            </w:r>
            <w:r>
              <w:rPr>
                <w:sz w:val="16"/>
                <w:szCs w:val="16"/>
              </w:rPr>
              <w:br/>
            </w:r>
            <w:r>
              <w:rPr>
                <w:b/>
                <w:bCs/>
                <w:sz w:val="20"/>
                <w:szCs w:val="20"/>
              </w:rPr>
              <w:t>R2</w:t>
            </w:r>
          </w:p>
        </w:tc>
        <w:tc>
          <w:tcPr>
            <w:tcW w:w="1300" w:type="dxa"/>
            <w:shd w:val="clear" w:color="auto" w:fill="FFEB9C"/>
            <w:vAlign w:val="center"/>
          </w:tcPr>
          <w:p w14:paraId="3FB38AE0" w14:textId="77777777" w:rsidR="000F1252" w:rsidRDefault="00245843">
            <w:pPr>
              <w:jc w:val="center"/>
            </w:pPr>
            <w:r>
              <w:rPr>
                <w:color w:val="595959"/>
                <w:sz w:val="16"/>
                <w:szCs w:val="16"/>
              </w:rPr>
              <w:t>12</w:t>
            </w:r>
            <w:r>
              <w:rPr>
                <w:sz w:val="16"/>
                <w:szCs w:val="16"/>
              </w:rPr>
              <w:br/>
            </w:r>
            <w:r>
              <w:rPr>
                <w:b/>
                <w:bCs/>
                <w:sz w:val="20"/>
                <w:szCs w:val="20"/>
              </w:rPr>
              <w:t>R1</w:t>
            </w:r>
          </w:p>
        </w:tc>
        <w:tc>
          <w:tcPr>
            <w:tcW w:w="1300" w:type="dxa"/>
            <w:shd w:val="clear" w:color="auto" w:fill="FFC7CE"/>
            <w:vAlign w:val="center"/>
          </w:tcPr>
          <w:p w14:paraId="65E3772F" w14:textId="77777777" w:rsidR="000F1252" w:rsidRDefault="00245843">
            <w:pPr>
              <w:jc w:val="center"/>
            </w:pPr>
            <w:r>
              <w:rPr>
                <w:color w:val="595959"/>
                <w:sz w:val="16"/>
                <w:szCs w:val="16"/>
              </w:rPr>
              <w:t>15</w:t>
            </w:r>
          </w:p>
        </w:tc>
      </w:tr>
      <w:tr w:rsidR="000F1252" w14:paraId="47BC1374" w14:textId="77777777">
        <w:trPr>
          <w:cantSplit/>
          <w:trHeight w:val="620"/>
        </w:trPr>
        <w:tc>
          <w:tcPr>
            <w:tcW w:w="2571" w:type="dxa"/>
            <w:shd w:val="clear" w:color="auto" w:fill="DCE6F2"/>
            <w:vAlign w:val="center"/>
          </w:tcPr>
          <w:p w14:paraId="1EEB6C34" w14:textId="77777777" w:rsidR="000F1252" w:rsidRDefault="00245843">
            <w:r>
              <w:rPr>
                <w:b/>
                <w:bCs/>
                <w:sz w:val="18"/>
                <w:szCs w:val="18"/>
              </w:rPr>
              <w:t>2 gering</w:t>
            </w:r>
          </w:p>
        </w:tc>
        <w:tc>
          <w:tcPr>
            <w:tcW w:w="1300" w:type="dxa"/>
            <w:shd w:val="clear" w:color="auto" w:fill="C6EFCE"/>
            <w:vAlign w:val="center"/>
          </w:tcPr>
          <w:p w14:paraId="48A2DA10" w14:textId="77777777" w:rsidR="000F1252" w:rsidRDefault="00245843">
            <w:pPr>
              <w:jc w:val="center"/>
            </w:pPr>
            <w:r>
              <w:rPr>
                <w:color w:val="595959"/>
                <w:sz w:val="16"/>
                <w:szCs w:val="16"/>
              </w:rPr>
              <w:t>2</w:t>
            </w:r>
          </w:p>
        </w:tc>
        <w:tc>
          <w:tcPr>
            <w:tcW w:w="1300" w:type="dxa"/>
            <w:shd w:val="clear" w:color="auto" w:fill="C6EFCE"/>
            <w:vAlign w:val="center"/>
          </w:tcPr>
          <w:p w14:paraId="2A94631E" w14:textId="77777777" w:rsidR="000F1252" w:rsidRDefault="00245843">
            <w:pPr>
              <w:jc w:val="center"/>
            </w:pPr>
            <w:r>
              <w:rPr>
                <w:color w:val="595959"/>
                <w:sz w:val="16"/>
                <w:szCs w:val="16"/>
              </w:rPr>
              <w:t>4</w:t>
            </w:r>
            <w:r>
              <w:rPr>
                <w:sz w:val="16"/>
                <w:szCs w:val="16"/>
              </w:rPr>
              <w:br/>
            </w:r>
            <w:r>
              <w:rPr>
                <w:b/>
                <w:bCs/>
                <w:sz w:val="20"/>
                <w:szCs w:val="20"/>
              </w:rPr>
              <w:t>R6</w:t>
            </w:r>
          </w:p>
        </w:tc>
        <w:tc>
          <w:tcPr>
            <w:tcW w:w="1300" w:type="dxa"/>
            <w:shd w:val="clear" w:color="auto" w:fill="FFEB9C"/>
            <w:vAlign w:val="center"/>
          </w:tcPr>
          <w:p w14:paraId="19AB3E6F" w14:textId="77777777" w:rsidR="000F1252" w:rsidRDefault="00245843">
            <w:pPr>
              <w:jc w:val="center"/>
            </w:pPr>
            <w:r>
              <w:rPr>
                <w:color w:val="595959"/>
                <w:sz w:val="16"/>
                <w:szCs w:val="16"/>
              </w:rPr>
              <w:t>6</w:t>
            </w:r>
          </w:p>
        </w:tc>
        <w:tc>
          <w:tcPr>
            <w:tcW w:w="1300" w:type="dxa"/>
            <w:shd w:val="clear" w:color="auto" w:fill="FFEB9C"/>
            <w:vAlign w:val="center"/>
          </w:tcPr>
          <w:p w14:paraId="5986D534" w14:textId="77777777" w:rsidR="000F1252" w:rsidRDefault="00245843">
            <w:pPr>
              <w:jc w:val="center"/>
            </w:pPr>
            <w:r>
              <w:rPr>
                <w:color w:val="595959"/>
                <w:sz w:val="16"/>
                <w:szCs w:val="16"/>
              </w:rPr>
              <w:t>8</w:t>
            </w:r>
          </w:p>
        </w:tc>
        <w:tc>
          <w:tcPr>
            <w:tcW w:w="1300" w:type="dxa"/>
            <w:shd w:val="clear" w:color="auto" w:fill="FFEB9C"/>
            <w:vAlign w:val="center"/>
          </w:tcPr>
          <w:p w14:paraId="24AE2487" w14:textId="77777777" w:rsidR="000F1252" w:rsidRDefault="00245843">
            <w:pPr>
              <w:jc w:val="center"/>
            </w:pPr>
            <w:r>
              <w:rPr>
                <w:color w:val="595959"/>
                <w:sz w:val="16"/>
                <w:szCs w:val="16"/>
              </w:rPr>
              <w:t>10</w:t>
            </w:r>
          </w:p>
        </w:tc>
      </w:tr>
      <w:tr w:rsidR="000F1252" w14:paraId="147A15F1" w14:textId="77777777">
        <w:trPr>
          <w:cantSplit/>
          <w:trHeight w:val="620"/>
        </w:trPr>
        <w:tc>
          <w:tcPr>
            <w:tcW w:w="2571" w:type="dxa"/>
            <w:shd w:val="clear" w:color="auto" w:fill="DCE6F2"/>
            <w:vAlign w:val="center"/>
          </w:tcPr>
          <w:p w14:paraId="15431CC3" w14:textId="77777777" w:rsidR="000F1252" w:rsidRDefault="00245843">
            <w:r>
              <w:rPr>
                <w:b/>
                <w:bCs/>
                <w:sz w:val="18"/>
                <w:szCs w:val="18"/>
              </w:rPr>
              <w:t>1 kaum spürbar</w:t>
            </w:r>
          </w:p>
        </w:tc>
        <w:tc>
          <w:tcPr>
            <w:tcW w:w="1300" w:type="dxa"/>
            <w:shd w:val="clear" w:color="auto" w:fill="C6EFCE"/>
            <w:vAlign w:val="center"/>
          </w:tcPr>
          <w:p w14:paraId="4AB33397" w14:textId="77777777" w:rsidR="000F1252" w:rsidRDefault="00245843">
            <w:pPr>
              <w:jc w:val="center"/>
            </w:pPr>
            <w:r>
              <w:rPr>
                <w:color w:val="595959"/>
                <w:sz w:val="16"/>
                <w:szCs w:val="16"/>
              </w:rPr>
              <w:t>1</w:t>
            </w:r>
          </w:p>
        </w:tc>
        <w:tc>
          <w:tcPr>
            <w:tcW w:w="1300" w:type="dxa"/>
            <w:shd w:val="clear" w:color="auto" w:fill="C6EFCE"/>
            <w:vAlign w:val="center"/>
          </w:tcPr>
          <w:p w14:paraId="57CEFE06" w14:textId="77777777" w:rsidR="000F1252" w:rsidRDefault="00245843">
            <w:pPr>
              <w:jc w:val="center"/>
            </w:pPr>
            <w:r>
              <w:rPr>
                <w:color w:val="595959"/>
                <w:sz w:val="16"/>
                <w:szCs w:val="16"/>
              </w:rPr>
              <w:t>2</w:t>
            </w:r>
          </w:p>
        </w:tc>
        <w:tc>
          <w:tcPr>
            <w:tcW w:w="1300" w:type="dxa"/>
            <w:shd w:val="clear" w:color="auto" w:fill="C6EFCE"/>
            <w:vAlign w:val="center"/>
          </w:tcPr>
          <w:p w14:paraId="3AF401AC" w14:textId="77777777" w:rsidR="000F1252" w:rsidRDefault="00245843">
            <w:pPr>
              <w:jc w:val="center"/>
            </w:pPr>
            <w:r>
              <w:rPr>
                <w:color w:val="595959"/>
                <w:sz w:val="16"/>
                <w:szCs w:val="16"/>
              </w:rPr>
              <w:t>3</w:t>
            </w:r>
          </w:p>
        </w:tc>
        <w:tc>
          <w:tcPr>
            <w:tcW w:w="1300" w:type="dxa"/>
            <w:shd w:val="clear" w:color="auto" w:fill="C6EFCE"/>
            <w:vAlign w:val="center"/>
          </w:tcPr>
          <w:p w14:paraId="3DF106FD" w14:textId="77777777" w:rsidR="000F1252" w:rsidRDefault="00245843">
            <w:pPr>
              <w:jc w:val="center"/>
            </w:pPr>
            <w:r>
              <w:rPr>
                <w:color w:val="595959"/>
                <w:sz w:val="16"/>
                <w:szCs w:val="16"/>
              </w:rPr>
              <w:t>4</w:t>
            </w:r>
          </w:p>
        </w:tc>
        <w:tc>
          <w:tcPr>
            <w:tcW w:w="1300" w:type="dxa"/>
            <w:shd w:val="clear" w:color="auto" w:fill="C6EFCE"/>
            <w:vAlign w:val="center"/>
          </w:tcPr>
          <w:p w14:paraId="62A5FA24" w14:textId="77777777" w:rsidR="000F1252" w:rsidRDefault="00245843">
            <w:pPr>
              <w:jc w:val="center"/>
            </w:pPr>
            <w:r>
              <w:rPr>
                <w:color w:val="595959"/>
                <w:sz w:val="16"/>
                <w:szCs w:val="16"/>
              </w:rPr>
              <w:t>5</w:t>
            </w:r>
          </w:p>
        </w:tc>
      </w:tr>
    </w:tbl>
    <w:p w14:paraId="2AA87061" w14:textId="77777777" w:rsidR="000F1252" w:rsidRDefault="00245843">
      <w:pPr>
        <w:spacing w:before="80"/>
      </w:pPr>
      <w:r>
        <w:rPr>
          <w:i/>
          <w:iCs/>
          <w:color w:val="595959"/>
          <w:sz w:val="18"/>
          <w:szCs w:val="18"/>
        </w:rPr>
        <w:t>Grün = gering (1–5), Gelb = mittel (6–12), Rot = hoch (15–25).</w:t>
      </w:r>
    </w:p>
    <w:p w14:paraId="1AEC0B10" w14:textId="77777777" w:rsidR="000F1252" w:rsidRDefault="00245843">
      <w:r>
        <w:t>Das einzige hohe Risiko ist R4 (Zeit). Alle anderen Risiken liegen im mittleren oder geringen Bereich und sind mit vorbeugenden Massnahmen abgedeckt.</w:t>
      </w:r>
    </w:p>
    <w:p w14:paraId="6C7125C6" w14:textId="77777777" w:rsidR="00FE42B3" w:rsidRDefault="00625A4E">
      <w:pPr>
        <w:keepNext/>
        <w:spacing w:before="160" w:after="40"/>
      </w:pPr>
      <w:r>
        <w:rPr>
          <w:b/>
          <w:bCs/>
        </w:rPr>
        <w:t>Überprüfung am 12.10.2026</w:t>
      </w:r>
    </w:p>
    <w:p w14:paraId="4BC30947" w14:textId="77777777" w:rsidR="00FE42B3" w:rsidRDefault="00625A4E">
      <w:r>
        <w:t xml:space="preserve">• </w:t>
      </w:r>
      <w:r>
        <w:rPr>
          <w:b/>
          <w:bCs/>
        </w:rPr>
        <w:t xml:space="preserve">R1 eingetreten: </w:t>
      </w:r>
      <w:r>
        <w:t>Bei ChatGPT war am 12.10.2026 nach fünf Bildern das Tageslimit erreicht (Anhang B, Abbildung B1). Massnahme: P5 und P6 mit einem zweiten Gratis-Konto am selben Tag; die Tests waren damit trotzdem am 12.10. abgeschlossen.</w:t>
      </w:r>
      <w:r>
        <w:br/>
        <w:t xml:space="preserve">• </w:t>
      </w:r>
      <w:r>
        <w:rPr>
          <w:b/>
          <w:bCs/>
        </w:rPr>
        <w:t xml:space="preserve">R5 kurz eingetreten: </w:t>
      </w:r>
      <w:r>
        <w:t>Zu Beginn des Projekts fiel ein Teammitglied wegen Krankheit kurz aus. M1 und M2 haben wir trotzdem termingerecht erreicht.</w:t>
      </w:r>
      <w:r>
        <w:br/>
        <w:t xml:space="preserve">• </w:t>
      </w:r>
      <w:r>
        <w:rPr>
          <w:b/>
          <w:bCs/>
        </w:rPr>
        <w:t xml:space="preserve">Übrige Risiken: </w:t>
      </w:r>
      <w:r>
        <w:t>Sie bleiben wie bewertet. R3 prüfen wir, sobald die Bewertung von Nicolas vorliegt.</w:t>
      </w:r>
    </w:p>
    <w:p>
      <w:pPr>
        <w:keepNext/>
        <w:spacing w:before="160" w:after="40"/>
        <w:rPr>
          <w:ins w:id="91165" w:author="Claude" w:date="2026-10-25T12:00:00Z"/>
        </w:rPr>
      </w:pPr>
      <w:ins w:id="91166" w:author="Claude" w:date="2026-10-25T12:00:00Z">
        <w:r>
          <w:rPr>
            <w:b/>
            <w:bCs/>
          </w:rPr>
          <w:t xml:space="preserve">Überprüfung am 25.10.2026</w:t>
        </w:r>
      </w:ins>
    </w:p>
    <w:p>
      <w:pPr>
        <w:rPr>
          <w:ins w:id="91167" w:author="Claude" w:date="2026-10-25T12:00:00Z"/>
        </w:rPr>
      </w:pPr>
      <w:ins w:id="91168" w:author="Claude" w:date="2026-10-25T12:00:00Z">
        <w:r>
          <w:t xml:space="preserve">• </w:t>
        </w:r>
        <w:r>
          <w:rPr>
            <w:b/>
            <w:bCs/>
          </w:rPr>
          <w:t xml:space="preserve">R3: </w:t>
        </w:r>
        <w:r>
          <w:t xml:space="preserve">Nicolas hat am 25.10. unabhängig bewertet. Bei 9 von 90 Werten weichen die Bewertungen um 2 oder mehr Punkte ab. Wegen der knappen Zeit vor der Abgabe haben wir sie nicht gemeinsam neu bewertet; es zählen die Mittelwerte. Auch einzeln ergeben beide Bewertungen dieselbe Rangfolge.</w:t>
        </w:r>
        <w:r>
          <w:br/>
        </w:r>
        <w:r>
          <w:t xml:space="preserve">• </w:t>
        </w:r>
        <w:r>
          <w:rPr>
            <w:b/>
            <w:bCs/>
          </w:rPr>
          <w:t xml:space="preserve">R4 eingetreten: </w:t>
        </w:r>
        <w:r>
          <w:t xml:space="preserve">Die zweite Bewertung (M3) und der Test der Anleitung (M4) lagen zu den geplanten Terminen nicht vor. Beides haben wir vor der Abgabe nachgeholt.</w:t>
        </w:r>
        <w:r>
          <w:br/>
        </w:r>
        <w:r>
          <w:t xml:space="preserve">• </w:t>
        </w:r>
        <w:r>
          <w:rPr>
            <w:b/>
            <w:bCs/>
          </w:rPr>
          <w:t xml:space="preserve">R7: </w:t>
        </w:r>
        <w:r>
          <w:t xml:space="preserve">Die Live-Demo findet an der Präsentation nach der Abgabe statt. Die Massnahmen aus dem Register und aus Plan B (Realisierung, Abschnitt 3) gelten weiter.</w:t>
        </w:r>
        <w:r>
          <w:br/>
        </w:r>
        <w:r>
          <w:t xml:space="preserve">• </w:t>
        </w:r>
        <w:r>
          <w:rPr>
            <w:b/>
            <w:bCs/>
          </w:rPr>
          <w:t xml:space="preserve">Übrige Risiken: </w:t>
        </w:r>
        <w:r>
          <w:t xml:space="preserve">Sie bleiben wie bewertet.</w:t>
        </w:r>
      </w:ins>
    </w:p>
    <w:p w14:paraId="1447B54C" w14:textId="548B359E" w:rsidR="000F1252" w:rsidRDefault="00245843">
      <w:pPr>
        <w:pStyle w:val="berschrift1"/>
      </w:pPr>
      <w:bookmarkStart w:id="56" w:name="_heading=h.c4lruoguq2ka"/>
      <w:bookmarkStart w:id="57" w:name="_Toc759246867"/>
      <w:bookmarkStart w:id="58" w:name="_Toc243474845"/>
      <w:bookmarkStart w:id="59" w:name="_Toc79343519"/>
      <w:bookmarkEnd w:id="56"/>
      <w:r>
        <w:t>Team / Teambildung / Führung</w:t>
      </w:r>
      <w:bookmarkEnd w:id="57"/>
      <w:bookmarkEnd w:id="58"/>
      <w:bookmarkEnd w:id="59"/>
    </w:p>
    <w:p w14:paraId="1E02E98C" w14:textId="57BC1057" w:rsidR="000F1252" w:rsidRDefault="00245843">
      <w:pPr>
        <w:pStyle w:val="berschrift3"/>
        <w:spacing w:before="240" w:after="80"/>
      </w:pPr>
      <w:bookmarkStart w:id="60" w:name="_heading=h.cod5nw8c8uu6"/>
      <w:bookmarkStart w:id="61" w:name="_Toc608623418"/>
      <w:bookmarkStart w:id="62" w:name="_Toc243474846"/>
      <w:bookmarkStart w:id="63" w:name="_Toc1902099359"/>
      <w:bookmarkEnd w:id="60"/>
      <w:r>
        <w:t>Theorie</w:t>
      </w:r>
      <w:bookmarkEnd w:id="61"/>
      <w:bookmarkEnd w:id="62"/>
      <w:bookmarkEnd w:id="63"/>
    </w:p>
    <w:p w14:paraId="70C65787" w14:textId="77777777" w:rsidR="000F1252" w:rsidRDefault="00245843">
      <w:pPr>
        <w:keepNext/>
        <w:spacing w:before="160" w:after="40"/>
      </w:pPr>
      <w:r>
        <w:rPr>
          <w:b/>
          <w:bCs/>
        </w:rPr>
        <w:t>Wozu? (Teamziele)</w:t>
      </w:r>
    </w:p>
    <w:p w14:paraId="0418D4AD" w14:textId="77777777" w:rsidR="000F1252" w:rsidRDefault="00245843">
      <w:r>
        <w:t>In einer Gruppe addiert sich das Wissen der Mitglieder, und in offenen Diskussionen entstehen Ideen, auf die eine Einzelperson nicht käme. Konkurrenzdenken oder soziales Faulenzen können die Leistung aber bremsen, vor allem wenn Einzelleistungen nicht sichtbar sind (Skript M306, Kap. 4.2–4.3). Gemeinsame Ziele und klare Zuständigkeiten wirken dem entgegen.</w:t>
      </w:r>
    </w:p>
    <w:p w14:paraId="47A3A346" w14:textId="77777777" w:rsidR="000F1252" w:rsidRDefault="00245843">
      <w:pPr>
        <w:keepNext/>
        <w:spacing w:before="160" w:after="40"/>
      </w:pPr>
      <w:r>
        <w:rPr>
          <w:b/>
          <w:bCs/>
        </w:rPr>
        <w:t>Teamphasen nach Tuckman</w:t>
      </w:r>
    </w:p>
    <w:p w14:paraId="6BBB97A2" w14:textId="77777777" w:rsidR="000F1252" w:rsidRDefault="00245843">
      <w:pPr>
        <w:keepNext/>
        <w:spacing w:after="40"/>
      </w:pPr>
      <w:r>
        <w:t>Ein Team durchläuft fünf Phasen (Skript M306, Kap. 4.2):</w:t>
      </w:r>
    </w:p>
    <w:p w14:paraId="16B50E93" w14:textId="77777777" w:rsidR="000F1252" w:rsidRDefault="00245843">
      <w:r>
        <w:t xml:space="preserve">• </w:t>
      </w:r>
      <w:proofErr w:type="spellStart"/>
      <w:r>
        <w:rPr>
          <w:b/>
          <w:bCs/>
        </w:rPr>
        <w:t>Forming</w:t>
      </w:r>
      <w:proofErr w:type="spellEnd"/>
      <w:r>
        <w:rPr>
          <w:b/>
          <w:bCs/>
        </w:rPr>
        <w:t xml:space="preserve">: </w:t>
      </w:r>
      <w:r>
        <w:t>Kennenlernen, Strukturen entstehen erst</w:t>
      </w:r>
      <w:r>
        <w:br/>
        <w:t xml:space="preserve">• </w:t>
      </w:r>
      <w:proofErr w:type="spellStart"/>
      <w:r>
        <w:rPr>
          <w:b/>
          <w:bCs/>
        </w:rPr>
        <w:t>Storming</w:t>
      </w:r>
      <w:proofErr w:type="spellEnd"/>
      <w:r>
        <w:rPr>
          <w:b/>
          <w:bCs/>
        </w:rPr>
        <w:t xml:space="preserve">: </w:t>
      </w:r>
      <w:r>
        <w:t>Meinungsverschiedenheiten und Machtfragen werden ausgetragen</w:t>
      </w:r>
      <w:r>
        <w:br/>
        <w:t xml:space="preserve">• </w:t>
      </w:r>
      <w:proofErr w:type="spellStart"/>
      <w:r>
        <w:rPr>
          <w:b/>
          <w:bCs/>
        </w:rPr>
        <w:t>Norming</w:t>
      </w:r>
      <w:proofErr w:type="spellEnd"/>
      <w:r>
        <w:rPr>
          <w:b/>
          <w:bCs/>
        </w:rPr>
        <w:t xml:space="preserve">: </w:t>
      </w:r>
      <w:r>
        <w:t>Regeln und Rollen sind geklärt</w:t>
      </w:r>
      <w:r>
        <w:br/>
        <w:t xml:space="preserve">• </w:t>
      </w:r>
      <w:r>
        <w:rPr>
          <w:b/>
          <w:bCs/>
        </w:rPr>
        <w:t xml:space="preserve">Performing: </w:t>
      </w:r>
      <w:r>
        <w:t>Die Energie fliesst in die eigentliche Arbeit</w:t>
      </w:r>
      <w:r>
        <w:br/>
        <w:t xml:space="preserve">• </w:t>
      </w:r>
      <w:proofErr w:type="spellStart"/>
      <w:r>
        <w:rPr>
          <w:b/>
          <w:bCs/>
        </w:rPr>
        <w:t>Adjourning</w:t>
      </w:r>
      <w:proofErr w:type="spellEnd"/>
      <w:r>
        <w:rPr>
          <w:b/>
          <w:bCs/>
        </w:rPr>
        <w:t xml:space="preserve">: </w:t>
      </w:r>
      <w:r>
        <w:t>Das Team löst sich nach Projektende geordnet auf</w:t>
      </w:r>
    </w:p>
    <w:p w14:paraId="3AFCE675" w14:textId="77777777" w:rsidR="000F1252" w:rsidRDefault="00245843">
      <w:pPr>
        <w:keepNext/>
        <w:spacing w:before="160" w:after="40"/>
      </w:pPr>
      <w:r>
        <w:rPr>
          <w:b/>
          <w:bCs/>
        </w:rPr>
        <w:lastRenderedPageBreak/>
        <w:t>Teamrollen nach Belbin</w:t>
      </w:r>
    </w:p>
    <w:p w14:paraId="1321F42B" w14:textId="77777777" w:rsidR="000F1252" w:rsidRDefault="00245843">
      <w:pPr>
        <w:keepNext/>
        <w:spacing w:after="40"/>
      </w:pPr>
      <w:r>
        <w:t>Belbin beschreibt neun Rollen in drei Gruppen (Belbin o. J.):</w:t>
      </w:r>
    </w:p>
    <w:p w14:paraId="18A0CB0C" w14:textId="77777777" w:rsidR="000F1252" w:rsidRDefault="00245843">
      <w:r>
        <w:t xml:space="preserve">• </w:t>
      </w:r>
      <w:r>
        <w:rPr>
          <w:b/>
          <w:bCs/>
        </w:rPr>
        <w:t xml:space="preserve">Kommunikationsorientiert: </w:t>
      </w:r>
      <w:r>
        <w:t>Wegbereiter (</w:t>
      </w:r>
      <w:proofErr w:type="spellStart"/>
      <w:r>
        <w:t>Resource</w:t>
      </w:r>
      <w:proofErr w:type="spellEnd"/>
      <w:r>
        <w:t xml:space="preserve"> Investigator), Teamarbeiter (</w:t>
      </w:r>
      <w:proofErr w:type="spellStart"/>
      <w:r>
        <w:t>Teamworker</w:t>
      </w:r>
      <w:proofErr w:type="spellEnd"/>
      <w:r>
        <w:t>), Koordinator (Co-</w:t>
      </w:r>
      <w:proofErr w:type="spellStart"/>
      <w:r>
        <w:t>ordinator</w:t>
      </w:r>
      <w:proofErr w:type="spellEnd"/>
      <w:r>
        <w:t>)</w:t>
      </w:r>
      <w:r>
        <w:br/>
        <w:t xml:space="preserve">• </w:t>
      </w:r>
      <w:r>
        <w:rPr>
          <w:b/>
          <w:bCs/>
        </w:rPr>
        <w:t xml:space="preserve">Wissensorientiert: </w:t>
      </w:r>
      <w:r>
        <w:t xml:space="preserve">Neuerer (Plant), Beobachter (Monitor </w:t>
      </w:r>
      <w:proofErr w:type="spellStart"/>
      <w:r>
        <w:t>Evaluator</w:t>
      </w:r>
      <w:proofErr w:type="spellEnd"/>
      <w:r>
        <w:t>), Spezialist (</w:t>
      </w:r>
      <w:proofErr w:type="spellStart"/>
      <w:r>
        <w:t>Specialist</w:t>
      </w:r>
      <w:proofErr w:type="spellEnd"/>
      <w:r>
        <w:t>)</w:t>
      </w:r>
      <w:r>
        <w:br/>
        <w:t xml:space="preserve">• </w:t>
      </w:r>
      <w:r>
        <w:rPr>
          <w:b/>
          <w:bCs/>
        </w:rPr>
        <w:t xml:space="preserve">Handlungsorientiert: </w:t>
      </w:r>
      <w:r>
        <w:t>Macher (Shaper), Umsetzer (</w:t>
      </w:r>
      <w:proofErr w:type="spellStart"/>
      <w:r>
        <w:t>Implementer</w:t>
      </w:r>
      <w:proofErr w:type="spellEnd"/>
      <w:r>
        <w:t>), Perfektionist (</w:t>
      </w:r>
      <w:proofErr w:type="spellStart"/>
      <w:r>
        <w:t>Completer</w:t>
      </w:r>
      <w:proofErr w:type="spellEnd"/>
      <w:r>
        <w:t xml:space="preserve"> </w:t>
      </w:r>
      <w:proofErr w:type="spellStart"/>
      <w:r>
        <w:t>Finisher</w:t>
      </w:r>
      <w:proofErr w:type="spellEnd"/>
      <w:r>
        <w:t>)</w:t>
      </w:r>
    </w:p>
    <w:p w14:paraId="6B9A5264" w14:textId="77777777" w:rsidR="000F1252" w:rsidRDefault="00245843">
      <w:r>
        <w:t>In kleinen Teams übernimmt jede Person mehrere Rollen.</w:t>
      </w:r>
    </w:p>
    <w:p w14:paraId="1A57A7AA" w14:textId="77777777" w:rsidR="000F1252" w:rsidRDefault="00245843">
      <w:pPr>
        <w:keepNext/>
        <w:spacing w:before="160" w:after="40"/>
      </w:pPr>
      <w:r>
        <w:rPr>
          <w:b/>
          <w:bCs/>
        </w:rPr>
        <w:t>Rollen und Verantwortlichkeiten (RACI)</w:t>
      </w:r>
    </w:p>
    <w:p w14:paraId="2FC7D670" w14:textId="77777777" w:rsidR="000F1252" w:rsidRDefault="00245843">
      <w:r>
        <w:t>Die RACI-Matrix legt pro Aufgabe fest, wer sie ausführt (</w:t>
      </w:r>
      <w:proofErr w:type="spellStart"/>
      <w:r>
        <w:t>Responsible</w:t>
      </w:r>
      <w:proofErr w:type="spellEnd"/>
      <w:r>
        <w:t>), wer die letzte Verantwortung trägt (</w:t>
      </w:r>
      <w:proofErr w:type="spellStart"/>
      <w:r>
        <w:t>Accountable</w:t>
      </w:r>
      <w:proofErr w:type="spellEnd"/>
      <w:r>
        <w:t>), wer vorher gefragt wird (</w:t>
      </w:r>
      <w:proofErr w:type="spellStart"/>
      <w:r>
        <w:t>Consulted</w:t>
      </w:r>
      <w:proofErr w:type="spellEnd"/>
      <w:r>
        <w:t>) und wer informiert wird (</w:t>
      </w:r>
      <w:proofErr w:type="spellStart"/>
      <w:r>
        <w:t>Informed</w:t>
      </w:r>
      <w:proofErr w:type="spellEnd"/>
      <w:r>
        <w:t>). Pro Aufgabe gibt es genau ein «A» (</w:t>
      </w:r>
      <w:proofErr w:type="spellStart"/>
      <w:r>
        <w:t>microTOOL</w:t>
      </w:r>
      <w:proofErr w:type="spellEnd"/>
      <w:r>
        <w:t xml:space="preserve"> 2026).</w:t>
      </w:r>
    </w:p>
    <w:p w14:paraId="207A4A93" w14:textId="77777777" w:rsidR="000F1252" w:rsidRDefault="00245843">
      <w:pPr>
        <w:keepNext/>
        <w:spacing w:before="160" w:after="40"/>
      </w:pPr>
      <w:r>
        <w:rPr>
          <w:b/>
          <w:bCs/>
        </w:rPr>
        <w:t>Zusammenarbeit und Kommunikation</w:t>
      </w:r>
    </w:p>
    <w:p w14:paraId="0E8BB29C" w14:textId="77777777" w:rsidR="000F1252" w:rsidRDefault="00245843">
      <w:r>
        <w:t>Gute Zusammenarbeit braucht feste Kanäle und Rituale, zum Beispiel regelmässige, kurze Besprechungen mit Agenda und Protokoll (Skript M306, Kap. 4.4.3). Eine «Definition of Done» beschreibt verbindlich, wann ein Ergebnis die geforderten Qualitätskriterien erfüllt (Schwaber &amp; Sutherland 2020).</w:t>
      </w:r>
    </w:p>
    <w:p w14:paraId="204FCFE8" w14:textId="2F60FD5D" w:rsidR="000F1252" w:rsidRDefault="00245843">
      <w:pPr>
        <w:pStyle w:val="berschrift3"/>
        <w:spacing w:before="240" w:after="80"/>
      </w:pPr>
      <w:bookmarkStart w:id="64" w:name="_heading=h.ze5pelmq7jz4"/>
      <w:bookmarkStart w:id="65" w:name="_Toc869587236"/>
      <w:bookmarkStart w:id="66" w:name="_Toc243474847"/>
      <w:bookmarkStart w:id="67" w:name="_Toc896435367"/>
      <w:bookmarkEnd w:id="64"/>
      <w:r>
        <w:t>Praxis im Projekt</w:t>
      </w:r>
      <w:bookmarkEnd w:id="65"/>
      <w:bookmarkEnd w:id="66"/>
      <w:bookmarkEnd w:id="67"/>
    </w:p>
    <w:p w14:paraId="30E7CAD4" w14:textId="77777777" w:rsidR="000F1252" w:rsidRDefault="00245843">
      <w:pPr>
        <w:keepNext/>
        <w:spacing w:before="160" w:after="40"/>
      </w:pPr>
      <w:r>
        <w:rPr>
          <w:b/>
          <w:bCs/>
        </w:rPr>
        <w:t>Teamziele und Teamentwicklung</w:t>
      </w:r>
    </w:p>
    <w:p w14:paraId="475CEECC" w14:textId="77777777" w:rsidR="000F1252" w:rsidRDefault="00245843">
      <w:r>
        <w:t xml:space="preserve">Unser </w:t>
      </w:r>
      <w:proofErr w:type="spellStart"/>
      <w:r>
        <w:t>Teamziel</w:t>
      </w:r>
      <w:proofErr w:type="spellEnd"/>
      <w:r>
        <w:t xml:space="preserve">: die SMART-Ziele gemeinsam und termingerecht erreichen, die Arbeit fair verteilen (je ca. 20 Stunden) und voneinander lernen. Da wir uns aus dem Unterricht kennen, waren </w:t>
      </w:r>
      <w:proofErr w:type="spellStart"/>
      <w:r>
        <w:t>Forming</w:t>
      </w:r>
      <w:proofErr w:type="spellEnd"/>
      <w:r>
        <w:t xml:space="preserve"> und </w:t>
      </w:r>
      <w:proofErr w:type="spellStart"/>
      <w:r>
        <w:t>Norming</w:t>
      </w:r>
      <w:proofErr w:type="spellEnd"/>
      <w:r>
        <w:t xml:space="preserve"> kurz: Beim Kick-off haben wir Thema, Tools und Aufgaben verteilt. Seither arbeiten wir in der Performing-Phase. Das </w:t>
      </w:r>
      <w:proofErr w:type="spellStart"/>
      <w:r>
        <w:t>Adjourning</w:t>
      </w:r>
      <w:proofErr w:type="spellEnd"/>
      <w:r>
        <w:t xml:space="preserve"> folgt nach der Abgabe mit der Reflexion.</w:t>
      </w:r>
    </w:p>
    <w:p w14:paraId="5341E266" w14:textId="77777777" w:rsidR="000F1252" w:rsidRDefault="00245843">
      <w:pPr>
        <w:keepNext/>
        <w:spacing w:before="160" w:after="40"/>
      </w:pPr>
      <w:r>
        <w:rPr>
          <w:b/>
          <w:bCs/>
        </w:rPr>
        <w:t>Rollen und Zuständigkeiten</w:t>
      </w:r>
    </w:p>
    <w:p w14:paraId="2197382D" w14:textId="77777777" w:rsidR="000F1252" w:rsidRDefault="00245843">
      <w:pPr>
        <w:keepNext/>
      </w:pPr>
      <w:r>
        <w:t>Im Zweierteam übernimmt jede Person mehrere Rollen. Bezogen auf die Aufgaben ist Lucas als Projektleiter vor allem Koordinator und Umsetzer, Nicolas bei Tests und Anleitung vor allem Spezialist und Perfektionist. Die RACI-Matrix zeigt die Zuständigkeiten:</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3071"/>
        <w:gridCol w:w="1500"/>
        <w:gridCol w:w="1500"/>
        <w:gridCol w:w="1500"/>
        <w:gridCol w:w="1500"/>
      </w:tblGrid>
      <w:tr w:rsidR="000F1252" w14:paraId="29EFC0E1" w14:textId="77777777">
        <w:trPr>
          <w:cantSplit/>
          <w:tblHeader/>
        </w:trPr>
        <w:tc>
          <w:tcPr>
            <w:tcW w:w="3071" w:type="dxa"/>
            <w:shd w:val="clear" w:color="auto" w:fill="DCE6F2"/>
            <w:vAlign w:val="center"/>
          </w:tcPr>
          <w:p w14:paraId="4152D703" w14:textId="77777777" w:rsidR="000F1252" w:rsidRDefault="00245843">
            <w:r>
              <w:rPr>
                <w:b/>
                <w:bCs/>
                <w:sz w:val="20"/>
                <w:szCs w:val="20"/>
              </w:rPr>
              <w:t>Aufgabe</w:t>
            </w:r>
          </w:p>
        </w:tc>
        <w:tc>
          <w:tcPr>
            <w:tcW w:w="1500" w:type="dxa"/>
            <w:shd w:val="clear" w:color="auto" w:fill="DCE6F2"/>
            <w:vAlign w:val="center"/>
          </w:tcPr>
          <w:p w14:paraId="220F5E91" w14:textId="77777777" w:rsidR="000F1252" w:rsidRDefault="00245843">
            <w:pPr>
              <w:jc w:val="center"/>
            </w:pPr>
            <w:del w:id="91369" w:author="Claude" w:date="2026-10-25T12:00:00Z">
              <w:r>
                <w:rPr>
                  <w:b/>
                  <w:bCs/>
                  <w:sz w:val="20"/>
                  <w:szCs w:val="20"/>
                </w:rPr>
                <w:delText>Herr Bisig</w:delText>
              </w:r>
            </w:del>
            <w:ins w:id="91370" w:author="Claude" w:date="2026-10-25T12:00:00Z">
              <w:r>
                <w:rPr>
                  <w:b/>
                  <w:bCs/>
                  <w:sz w:val="20"/>
                  <w:szCs w:val="20"/>
                </w:rPr>
                <w:t xml:space="preserve">Beat Bisig</w:t>
              </w:r>
            </w:ins>
          </w:p>
        </w:tc>
        <w:tc>
          <w:tcPr>
            <w:tcW w:w="1500" w:type="dxa"/>
            <w:shd w:val="clear" w:color="auto" w:fill="DCE6F2"/>
            <w:vAlign w:val="center"/>
          </w:tcPr>
          <w:p w14:paraId="42AB974C" w14:textId="77777777" w:rsidR="000F1252" w:rsidRDefault="00245843">
            <w:pPr>
              <w:jc w:val="center"/>
            </w:pPr>
            <w:r>
              <w:rPr>
                <w:b/>
                <w:bCs/>
                <w:sz w:val="20"/>
                <w:szCs w:val="20"/>
              </w:rPr>
              <w:t>Nicolas Hunger</w:t>
            </w:r>
          </w:p>
        </w:tc>
        <w:tc>
          <w:tcPr>
            <w:tcW w:w="1500" w:type="dxa"/>
            <w:shd w:val="clear" w:color="auto" w:fill="DCE6F2"/>
            <w:vAlign w:val="center"/>
          </w:tcPr>
          <w:p w14:paraId="4BD82868" w14:textId="77777777" w:rsidR="000F1252" w:rsidRDefault="00245843">
            <w:pPr>
              <w:jc w:val="center"/>
            </w:pPr>
            <w:r>
              <w:rPr>
                <w:b/>
                <w:bCs/>
                <w:sz w:val="20"/>
                <w:szCs w:val="20"/>
              </w:rPr>
              <w:t>Lucas Weisshaar (PL)</w:t>
            </w:r>
          </w:p>
        </w:tc>
        <w:tc>
          <w:tcPr>
            <w:tcW w:w="1500" w:type="dxa"/>
            <w:shd w:val="clear" w:color="auto" w:fill="DCE6F2"/>
            <w:vAlign w:val="center"/>
          </w:tcPr>
          <w:p w14:paraId="3E9309E7" w14:textId="77777777" w:rsidR="000F1252" w:rsidRDefault="00245843">
            <w:pPr>
              <w:jc w:val="center"/>
            </w:pPr>
            <w:r>
              <w:rPr>
                <w:b/>
                <w:bCs/>
                <w:sz w:val="20"/>
                <w:szCs w:val="20"/>
              </w:rPr>
              <w:t>Testperson</w:t>
            </w:r>
          </w:p>
        </w:tc>
      </w:tr>
      <w:tr w:rsidR="000F1252" w14:paraId="27D95FB0" w14:textId="77777777">
        <w:trPr>
          <w:cantSplit/>
        </w:trPr>
        <w:tc>
          <w:tcPr>
            <w:tcW w:w="3071" w:type="dxa"/>
            <w:vAlign w:val="center"/>
          </w:tcPr>
          <w:p w14:paraId="6DC74908" w14:textId="77777777" w:rsidR="000F1252" w:rsidRDefault="00245843">
            <w:r>
              <w:rPr>
                <w:sz w:val="20"/>
                <w:szCs w:val="20"/>
              </w:rPr>
              <w:t>Projektantrag, Planung, Risiken</w:t>
            </w:r>
          </w:p>
        </w:tc>
        <w:tc>
          <w:tcPr>
            <w:tcW w:w="1500" w:type="dxa"/>
            <w:vAlign w:val="center"/>
          </w:tcPr>
          <w:p w14:paraId="1149BB2F" w14:textId="77777777" w:rsidR="000F1252" w:rsidRDefault="00245843">
            <w:pPr>
              <w:jc w:val="center"/>
            </w:pPr>
            <w:r>
              <w:rPr>
                <w:sz w:val="20"/>
                <w:szCs w:val="20"/>
              </w:rPr>
              <w:t>I</w:t>
            </w:r>
          </w:p>
        </w:tc>
        <w:tc>
          <w:tcPr>
            <w:tcW w:w="1500" w:type="dxa"/>
            <w:vAlign w:val="center"/>
          </w:tcPr>
          <w:p w14:paraId="549EB68A" w14:textId="77777777" w:rsidR="000F1252" w:rsidRDefault="00245843">
            <w:pPr>
              <w:jc w:val="center"/>
            </w:pPr>
            <w:r>
              <w:rPr>
                <w:sz w:val="20"/>
                <w:szCs w:val="20"/>
              </w:rPr>
              <w:t>C</w:t>
            </w:r>
          </w:p>
        </w:tc>
        <w:tc>
          <w:tcPr>
            <w:tcW w:w="1500" w:type="dxa"/>
            <w:vAlign w:val="center"/>
          </w:tcPr>
          <w:p w14:paraId="67CDBC60" w14:textId="77777777" w:rsidR="000F1252" w:rsidRDefault="00245843">
            <w:pPr>
              <w:jc w:val="center"/>
            </w:pPr>
            <w:r>
              <w:rPr>
                <w:b/>
                <w:bCs/>
                <w:sz w:val="20"/>
                <w:szCs w:val="20"/>
              </w:rPr>
              <w:t>A, R</w:t>
            </w:r>
          </w:p>
        </w:tc>
        <w:tc>
          <w:tcPr>
            <w:tcW w:w="1500" w:type="dxa"/>
            <w:vAlign w:val="center"/>
          </w:tcPr>
          <w:p w14:paraId="5AC08C76" w14:textId="77777777" w:rsidR="000F1252" w:rsidRDefault="00245843">
            <w:pPr>
              <w:jc w:val="center"/>
            </w:pPr>
            <w:r>
              <w:rPr>
                <w:sz w:val="20"/>
                <w:szCs w:val="20"/>
              </w:rPr>
              <w:t>–</w:t>
            </w:r>
          </w:p>
        </w:tc>
      </w:tr>
      <w:tr w:rsidR="000F1252" w14:paraId="77C20D76" w14:textId="77777777">
        <w:trPr>
          <w:cantSplit/>
        </w:trPr>
        <w:tc>
          <w:tcPr>
            <w:tcW w:w="3071" w:type="dxa"/>
            <w:vAlign w:val="center"/>
          </w:tcPr>
          <w:p w14:paraId="5938AE17" w14:textId="77777777" w:rsidR="000F1252" w:rsidRDefault="00245843">
            <w:r>
              <w:rPr>
                <w:sz w:val="20"/>
                <w:szCs w:val="20"/>
              </w:rPr>
              <w:t>Kriterienkatalog und Test-Prompts</w:t>
            </w:r>
          </w:p>
        </w:tc>
        <w:tc>
          <w:tcPr>
            <w:tcW w:w="1500" w:type="dxa"/>
            <w:vAlign w:val="center"/>
          </w:tcPr>
          <w:p w14:paraId="6E7B894F" w14:textId="77777777" w:rsidR="000F1252" w:rsidRDefault="00245843">
            <w:pPr>
              <w:jc w:val="center"/>
            </w:pPr>
            <w:r>
              <w:rPr>
                <w:sz w:val="20"/>
                <w:szCs w:val="20"/>
              </w:rPr>
              <w:t>I</w:t>
            </w:r>
          </w:p>
        </w:tc>
        <w:tc>
          <w:tcPr>
            <w:tcW w:w="1500" w:type="dxa"/>
            <w:vAlign w:val="center"/>
          </w:tcPr>
          <w:p w14:paraId="144F9D8E" w14:textId="77777777" w:rsidR="000F1252" w:rsidRDefault="00245843">
            <w:pPr>
              <w:jc w:val="center"/>
            </w:pPr>
            <w:r>
              <w:rPr>
                <w:sz w:val="20"/>
                <w:szCs w:val="20"/>
              </w:rPr>
              <w:t>R</w:t>
            </w:r>
          </w:p>
        </w:tc>
        <w:tc>
          <w:tcPr>
            <w:tcW w:w="1500" w:type="dxa"/>
            <w:vAlign w:val="center"/>
          </w:tcPr>
          <w:p w14:paraId="4D5BFBD2" w14:textId="77777777" w:rsidR="000F1252" w:rsidRDefault="00245843">
            <w:pPr>
              <w:jc w:val="center"/>
            </w:pPr>
            <w:r>
              <w:rPr>
                <w:b/>
                <w:bCs/>
                <w:sz w:val="20"/>
                <w:szCs w:val="20"/>
              </w:rPr>
              <w:t>A</w:t>
            </w:r>
          </w:p>
        </w:tc>
        <w:tc>
          <w:tcPr>
            <w:tcW w:w="1500" w:type="dxa"/>
            <w:vAlign w:val="center"/>
          </w:tcPr>
          <w:p w14:paraId="5CD879B5" w14:textId="77777777" w:rsidR="000F1252" w:rsidRDefault="00245843">
            <w:pPr>
              <w:jc w:val="center"/>
            </w:pPr>
            <w:r>
              <w:rPr>
                <w:sz w:val="20"/>
                <w:szCs w:val="20"/>
              </w:rPr>
              <w:t>–</w:t>
            </w:r>
          </w:p>
        </w:tc>
      </w:tr>
      <w:tr w:rsidR="000F1252" w14:paraId="19FC14BA" w14:textId="77777777">
        <w:trPr>
          <w:cantSplit/>
        </w:trPr>
        <w:tc>
          <w:tcPr>
            <w:tcW w:w="3071" w:type="dxa"/>
            <w:vAlign w:val="center"/>
          </w:tcPr>
          <w:p w14:paraId="6A8B599B" w14:textId="77777777" w:rsidR="000F1252" w:rsidRDefault="00245843">
            <w:r>
              <w:rPr>
                <w:sz w:val="20"/>
                <w:szCs w:val="20"/>
              </w:rPr>
              <w:t>Vergleichstests und Testprotokoll</w:t>
            </w:r>
          </w:p>
        </w:tc>
        <w:tc>
          <w:tcPr>
            <w:tcW w:w="1500" w:type="dxa"/>
            <w:vAlign w:val="center"/>
          </w:tcPr>
          <w:p w14:paraId="7EF9852B" w14:textId="77777777" w:rsidR="000F1252" w:rsidRDefault="00245843">
            <w:pPr>
              <w:jc w:val="center"/>
            </w:pPr>
            <w:r>
              <w:rPr>
                <w:sz w:val="20"/>
                <w:szCs w:val="20"/>
              </w:rPr>
              <w:t>–</w:t>
            </w:r>
          </w:p>
        </w:tc>
        <w:tc>
          <w:tcPr>
            <w:tcW w:w="1500" w:type="dxa"/>
            <w:vAlign w:val="center"/>
          </w:tcPr>
          <w:p w14:paraId="4576B81C" w14:textId="77777777" w:rsidR="000F1252" w:rsidRDefault="00245843">
            <w:pPr>
              <w:jc w:val="center"/>
            </w:pPr>
            <w:r>
              <w:rPr>
                <w:sz w:val="20"/>
                <w:szCs w:val="20"/>
              </w:rPr>
              <w:t>R</w:t>
            </w:r>
          </w:p>
        </w:tc>
        <w:tc>
          <w:tcPr>
            <w:tcW w:w="1500" w:type="dxa"/>
            <w:vAlign w:val="center"/>
          </w:tcPr>
          <w:p w14:paraId="7681DCD1" w14:textId="77777777" w:rsidR="000F1252" w:rsidRDefault="00245843">
            <w:pPr>
              <w:jc w:val="center"/>
            </w:pPr>
            <w:r>
              <w:rPr>
                <w:b/>
                <w:bCs/>
                <w:sz w:val="20"/>
                <w:szCs w:val="20"/>
              </w:rPr>
              <w:t>A</w:t>
            </w:r>
          </w:p>
        </w:tc>
        <w:tc>
          <w:tcPr>
            <w:tcW w:w="1500" w:type="dxa"/>
            <w:vAlign w:val="center"/>
          </w:tcPr>
          <w:p w14:paraId="6F01252D" w14:textId="77777777" w:rsidR="000F1252" w:rsidRDefault="00245843">
            <w:pPr>
              <w:jc w:val="center"/>
            </w:pPr>
            <w:r>
              <w:rPr>
                <w:sz w:val="20"/>
                <w:szCs w:val="20"/>
              </w:rPr>
              <w:t>–</w:t>
            </w:r>
          </w:p>
        </w:tc>
      </w:tr>
      <w:tr w:rsidR="000F1252" w14:paraId="44021276" w14:textId="77777777">
        <w:trPr>
          <w:cantSplit/>
        </w:trPr>
        <w:tc>
          <w:tcPr>
            <w:tcW w:w="3071" w:type="dxa"/>
            <w:vAlign w:val="center"/>
          </w:tcPr>
          <w:p w14:paraId="76B3F444" w14:textId="77777777" w:rsidR="000F1252" w:rsidRDefault="00245843">
            <w:r>
              <w:rPr>
                <w:sz w:val="20"/>
                <w:szCs w:val="20"/>
              </w:rPr>
              <w:t>Nutzwertanalyse und Tool-Entscheid</w:t>
            </w:r>
          </w:p>
        </w:tc>
        <w:tc>
          <w:tcPr>
            <w:tcW w:w="1500" w:type="dxa"/>
            <w:vAlign w:val="center"/>
          </w:tcPr>
          <w:p w14:paraId="70AEC697" w14:textId="77777777" w:rsidR="000F1252" w:rsidRDefault="00245843">
            <w:pPr>
              <w:jc w:val="center"/>
            </w:pPr>
            <w:r>
              <w:rPr>
                <w:sz w:val="20"/>
                <w:szCs w:val="20"/>
              </w:rPr>
              <w:t>I</w:t>
            </w:r>
          </w:p>
        </w:tc>
        <w:tc>
          <w:tcPr>
            <w:tcW w:w="1500" w:type="dxa"/>
            <w:vAlign w:val="center"/>
          </w:tcPr>
          <w:p w14:paraId="7C0592A7" w14:textId="77777777" w:rsidR="000F1252" w:rsidRDefault="00245843">
            <w:pPr>
              <w:jc w:val="center"/>
            </w:pPr>
            <w:r>
              <w:rPr>
                <w:sz w:val="20"/>
                <w:szCs w:val="20"/>
              </w:rPr>
              <w:t>R</w:t>
            </w:r>
          </w:p>
        </w:tc>
        <w:tc>
          <w:tcPr>
            <w:tcW w:w="1500" w:type="dxa"/>
            <w:vAlign w:val="center"/>
          </w:tcPr>
          <w:p w14:paraId="7CD7FDFC" w14:textId="77777777" w:rsidR="000F1252" w:rsidRDefault="00245843">
            <w:pPr>
              <w:jc w:val="center"/>
            </w:pPr>
            <w:r>
              <w:rPr>
                <w:b/>
                <w:bCs/>
                <w:sz w:val="20"/>
                <w:szCs w:val="20"/>
              </w:rPr>
              <w:t>A, R</w:t>
            </w:r>
          </w:p>
        </w:tc>
        <w:tc>
          <w:tcPr>
            <w:tcW w:w="1500" w:type="dxa"/>
            <w:vAlign w:val="center"/>
          </w:tcPr>
          <w:p w14:paraId="0537AD5A" w14:textId="77777777" w:rsidR="000F1252" w:rsidRDefault="00245843">
            <w:pPr>
              <w:jc w:val="center"/>
            </w:pPr>
            <w:r>
              <w:rPr>
                <w:sz w:val="20"/>
                <w:szCs w:val="20"/>
              </w:rPr>
              <w:t>–</w:t>
            </w:r>
          </w:p>
        </w:tc>
      </w:tr>
      <w:tr w:rsidR="000F1252" w14:paraId="6965A090" w14:textId="77777777">
        <w:trPr>
          <w:cantSplit/>
        </w:trPr>
        <w:tc>
          <w:tcPr>
            <w:tcW w:w="3071" w:type="dxa"/>
            <w:vAlign w:val="center"/>
          </w:tcPr>
          <w:p w14:paraId="1E8B1E9F" w14:textId="77777777" w:rsidR="000F1252" w:rsidRDefault="00245843">
            <w:r>
              <w:rPr>
                <w:sz w:val="20"/>
                <w:szCs w:val="20"/>
              </w:rPr>
              <w:t>Anleitung und Test der Anleitung</w:t>
            </w:r>
          </w:p>
        </w:tc>
        <w:tc>
          <w:tcPr>
            <w:tcW w:w="1500" w:type="dxa"/>
            <w:vAlign w:val="center"/>
          </w:tcPr>
          <w:p w14:paraId="5A2286DD" w14:textId="77777777" w:rsidR="000F1252" w:rsidRDefault="00245843">
            <w:pPr>
              <w:jc w:val="center"/>
            </w:pPr>
            <w:r>
              <w:rPr>
                <w:sz w:val="20"/>
                <w:szCs w:val="20"/>
              </w:rPr>
              <w:t>–</w:t>
            </w:r>
          </w:p>
        </w:tc>
        <w:tc>
          <w:tcPr>
            <w:tcW w:w="1500" w:type="dxa"/>
            <w:vAlign w:val="center"/>
          </w:tcPr>
          <w:p w14:paraId="799CA299" w14:textId="77777777" w:rsidR="000F1252" w:rsidRDefault="00245843">
            <w:pPr>
              <w:jc w:val="center"/>
            </w:pPr>
            <w:r>
              <w:rPr>
                <w:sz w:val="20"/>
                <w:szCs w:val="20"/>
              </w:rPr>
              <w:t>R</w:t>
            </w:r>
          </w:p>
        </w:tc>
        <w:tc>
          <w:tcPr>
            <w:tcW w:w="1500" w:type="dxa"/>
            <w:vAlign w:val="center"/>
          </w:tcPr>
          <w:p w14:paraId="0916D161" w14:textId="77777777" w:rsidR="000F1252" w:rsidRDefault="00245843">
            <w:pPr>
              <w:jc w:val="center"/>
            </w:pPr>
            <w:r>
              <w:rPr>
                <w:b/>
                <w:bCs/>
                <w:sz w:val="20"/>
                <w:szCs w:val="20"/>
              </w:rPr>
              <w:t>A</w:t>
            </w:r>
          </w:p>
        </w:tc>
        <w:tc>
          <w:tcPr>
            <w:tcW w:w="1500" w:type="dxa"/>
            <w:vAlign w:val="center"/>
          </w:tcPr>
          <w:p w14:paraId="4B6B2B36" w14:textId="77777777" w:rsidR="000F1252" w:rsidRDefault="00245843">
            <w:pPr>
              <w:jc w:val="center"/>
            </w:pPr>
            <w:r>
              <w:rPr>
                <w:sz w:val="20"/>
                <w:szCs w:val="20"/>
              </w:rPr>
              <w:t>C</w:t>
            </w:r>
          </w:p>
        </w:tc>
      </w:tr>
      <w:tr w:rsidR="000F1252" w14:paraId="235394E2" w14:textId="77777777">
        <w:trPr>
          <w:cantSplit/>
        </w:trPr>
        <w:tc>
          <w:tcPr>
            <w:tcW w:w="3071" w:type="dxa"/>
            <w:vAlign w:val="center"/>
          </w:tcPr>
          <w:p w14:paraId="7ACDAE5E" w14:textId="77777777" w:rsidR="000F1252" w:rsidRDefault="00245843">
            <w:r>
              <w:rPr>
                <w:sz w:val="20"/>
                <w:szCs w:val="20"/>
              </w:rPr>
              <w:t>Präsentation und Live-Demo</w:t>
            </w:r>
          </w:p>
        </w:tc>
        <w:tc>
          <w:tcPr>
            <w:tcW w:w="1500" w:type="dxa"/>
            <w:vAlign w:val="center"/>
          </w:tcPr>
          <w:p w14:paraId="3FA7483B" w14:textId="77777777" w:rsidR="000F1252" w:rsidRDefault="00245843">
            <w:pPr>
              <w:jc w:val="center"/>
            </w:pPr>
            <w:r>
              <w:rPr>
                <w:sz w:val="20"/>
                <w:szCs w:val="20"/>
              </w:rPr>
              <w:t>I</w:t>
            </w:r>
          </w:p>
        </w:tc>
        <w:tc>
          <w:tcPr>
            <w:tcW w:w="1500" w:type="dxa"/>
            <w:vAlign w:val="center"/>
          </w:tcPr>
          <w:p w14:paraId="0F8AD17C" w14:textId="77777777" w:rsidR="000F1252" w:rsidRDefault="00245843">
            <w:pPr>
              <w:jc w:val="center"/>
            </w:pPr>
            <w:r>
              <w:rPr>
                <w:sz w:val="20"/>
                <w:szCs w:val="20"/>
              </w:rPr>
              <w:t>R</w:t>
            </w:r>
          </w:p>
        </w:tc>
        <w:tc>
          <w:tcPr>
            <w:tcW w:w="1500" w:type="dxa"/>
            <w:vAlign w:val="center"/>
          </w:tcPr>
          <w:p w14:paraId="5B93318D" w14:textId="77777777" w:rsidR="000F1252" w:rsidRDefault="00245843">
            <w:pPr>
              <w:jc w:val="center"/>
            </w:pPr>
            <w:r>
              <w:rPr>
                <w:b/>
                <w:bCs/>
                <w:sz w:val="20"/>
                <w:szCs w:val="20"/>
              </w:rPr>
              <w:t>A, R</w:t>
            </w:r>
          </w:p>
        </w:tc>
        <w:tc>
          <w:tcPr>
            <w:tcW w:w="1500" w:type="dxa"/>
            <w:vAlign w:val="center"/>
          </w:tcPr>
          <w:p w14:paraId="38E0CE35" w14:textId="77777777" w:rsidR="000F1252" w:rsidRDefault="00245843">
            <w:pPr>
              <w:jc w:val="center"/>
            </w:pPr>
            <w:r>
              <w:rPr>
                <w:sz w:val="20"/>
                <w:szCs w:val="20"/>
              </w:rPr>
              <w:t>–</w:t>
            </w:r>
          </w:p>
        </w:tc>
      </w:tr>
      <w:tr w:rsidR="000F1252" w14:paraId="0522EA6B" w14:textId="77777777">
        <w:trPr>
          <w:cantSplit/>
        </w:trPr>
        <w:tc>
          <w:tcPr>
            <w:tcW w:w="3071" w:type="dxa"/>
            <w:vAlign w:val="center"/>
          </w:tcPr>
          <w:p w14:paraId="58835C78" w14:textId="77777777" w:rsidR="000F1252" w:rsidRDefault="00245843">
            <w:r>
              <w:rPr>
                <w:sz w:val="20"/>
                <w:szCs w:val="20"/>
              </w:rPr>
              <w:t>Abnahme</w:t>
            </w:r>
          </w:p>
        </w:tc>
        <w:tc>
          <w:tcPr>
            <w:tcW w:w="1500" w:type="dxa"/>
            <w:vAlign w:val="center"/>
          </w:tcPr>
          <w:p w14:paraId="427F548A" w14:textId="77777777" w:rsidR="000F1252" w:rsidRDefault="00245843">
            <w:pPr>
              <w:jc w:val="center"/>
            </w:pPr>
            <w:r>
              <w:rPr>
                <w:b/>
                <w:bCs/>
                <w:sz w:val="20"/>
                <w:szCs w:val="20"/>
              </w:rPr>
              <w:t>A</w:t>
            </w:r>
          </w:p>
        </w:tc>
        <w:tc>
          <w:tcPr>
            <w:tcW w:w="1500" w:type="dxa"/>
            <w:vAlign w:val="center"/>
          </w:tcPr>
          <w:p w14:paraId="29DB1005" w14:textId="77777777" w:rsidR="000F1252" w:rsidRDefault="00245843">
            <w:pPr>
              <w:jc w:val="center"/>
            </w:pPr>
            <w:r>
              <w:rPr>
                <w:sz w:val="20"/>
                <w:szCs w:val="20"/>
              </w:rPr>
              <w:t>R</w:t>
            </w:r>
          </w:p>
        </w:tc>
        <w:tc>
          <w:tcPr>
            <w:tcW w:w="1500" w:type="dxa"/>
            <w:vAlign w:val="center"/>
          </w:tcPr>
          <w:p w14:paraId="54025A25" w14:textId="77777777" w:rsidR="000F1252" w:rsidRDefault="00245843">
            <w:pPr>
              <w:jc w:val="center"/>
            </w:pPr>
            <w:r>
              <w:rPr>
                <w:sz w:val="20"/>
                <w:szCs w:val="20"/>
              </w:rPr>
              <w:t>R</w:t>
            </w:r>
          </w:p>
        </w:tc>
        <w:tc>
          <w:tcPr>
            <w:tcW w:w="1500" w:type="dxa"/>
            <w:vAlign w:val="center"/>
          </w:tcPr>
          <w:p w14:paraId="79491E78" w14:textId="77777777" w:rsidR="000F1252" w:rsidRDefault="00245843">
            <w:pPr>
              <w:jc w:val="center"/>
            </w:pPr>
            <w:r>
              <w:rPr>
                <w:sz w:val="20"/>
                <w:szCs w:val="20"/>
              </w:rPr>
              <w:t>–</w:t>
            </w:r>
          </w:p>
        </w:tc>
      </w:tr>
      <w:tr w:rsidR="000F1252" w14:paraId="2CFF26EE" w14:textId="77777777">
        <w:trPr>
          <w:cantSplit/>
        </w:trPr>
        <w:tc>
          <w:tcPr>
            <w:tcW w:w="3071" w:type="dxa"/>
            <w:vAlign w:val="center"/>
          </w:tcPr>
          <w:p w14:paraId="2787B1E9" w14:textId="77777777" w:rsidR="000F1252" w:rsidRDefault="00245843">
            <w:r>
              <w:rPr>
                <w:sz w:val="20"/>
                <w:szCs w:val="20"/>
              </w:rPr>
              <w:t>Dokumentation und Abgabe</w:t>
            </w:r>
          </w:p>
        </w:tc>
        <w:tc>
          <w:tcPr>
            <w:tcW w:w="1500" w:type="dxa"/>
            <w:vAlign w:val="center"/>
          </w:tcPr>
          <w:p w14:paraId="1BC10379" w14:textId="77777777" w:rsidR="000F1252" w:rsidRDefault="00245843">
            <w:pPr>
              <w:jc w:val="center"/>
            </w:pPr>
            <w:r>
              <w:rPr>
                <w:sz w:val="20"/>
                <w:szCs w:val="20"/>
              </w:rPr>
              <w:t>I</w:t>
            </w:r>
          </w:p>
        </w:tc>
        <w:tc>
          <w:tcPr>
            <w:tcW w:w="1500" w:type="dxa"/>
            <w:vAlign w:val="center"/>
          </w:tcPr>
          <w:p w14:paraId="56AF0BE7" w14:textId="77777777" w:rsidR="000F1252" w:rsidRDefault="00245843">
            <w:pPr>
              <w:jc w:val="center"/>
            </w:pPr>
            <w:r>
              <w:rPr>
                <w:sz w:val="20"/>
                <w:szCs w:val="20"/>
              </w:rPr>
              <w:t>R</w:t>
            </w:r>
          </w:p>
        </w:tc>
        <w:tc>
          <w:tcPr>
            <w:tcW w:w="1500" w:type="dxa"/>
            <w:vAlign w:val="center"/>
          </w:tcPr>
          <w:p w14:paraId="146879AF" w14:textId="77777777" w:rsidR="000F1252" w:rsidRDefault="00245843">
            <w:pPr>
              <w:jc w:val="center"/>
            </w:pPr>
            <w:r>
              <w:rPr>
                <w:b/>
                <w:bCs/>
                <w:sz w:val="20"/>
                <w:szCs w:val="20"/>
              </w:rPr>
              <w:t>A, R</w:t>
            </w:r>
          </w:p>
        </w:tc>
        <w:tc>
          <w:tcPr>
            <w:tcW w:w="1500" w:type="dxa"/>
            <w:vAlign w:val="center"/>
          </w:tcPr>
          <w:p w14:paraId="0710DD1C" w14:textId="77777777" w:rsidR="000F1252" w:rsidRDefault="00245843">
            <w:pPr>
              <w:jc w:val="center"/>
            </w:pPr>
            <w:r>
              <w:rPr>
                <w:sz w:val="20"/>
                <w:szCs w:val="20"/>
              </w:rPr>
              <w:t>–</w:t>
            </w:r>
          </w:p>
        </w:tc>
      </w:tr>
    </w:tbl>
    <w:p w14:paraId="5385554C" w14:textId="77777777" w:rsidR="000F1252" w:rsidRDefault="00245843">
      <w:pPr>
        <w:spacing w:before="80"/>
      </w:pPr>
      <w:r>
        <w:rPr>
          <w:i/>
          <w:iCs/>
          <w:color w:val="595959"/>
          <w:sz w:val="18"/>
          <w:szCs w:val="18"/>
        </w:rPr>
        <w:t>R = führt aus · A = trägt die Verantwortung · C = wird vorher gefragt · I = wird informiert</w:t>
      </w:r>
    </w:p>
    <w:p w14:paraId="3D262079" w14:textId="77777777" w:rsidR="000F1252" w:rsidRDefault="00245843">
      <w:pPr>
        <w:keepNext/>
        <w:spacing w:before="160" w:after="40"/>
      </w:pPr>
      <w:r>
        <w:rPr>
          <w:b/>
          <w:bCs/>
        </w:rPr>
        <w:t>Teamregeln (Werte und Erwartungen)</w:t>
      </w:r>
    </w:p>
    <w:p w14:paraId="7AB88FF4" w14:textId="77777777" w:rsidR="000F1252" w:rsidRDefault="00245843">
      <w:r>
        <w:t xml:space="preserve">• </w:t>
      </w:r>
      <w:r>
        <w:rPr>
          <w:b/>
          <w:bCs/>
        </w:rPr>
        <w:t xml:space="preserve">Verlässlichkeit: </w:t>
      </w:r>
      <w:r>
        <w:t>Abmachungen und Termine halten wir ein. Wer etwas nicht schafft, meldet es früh.</w:t>
      </w:r>
      <w:r>
        <w:br/>
      </w:r>
      <w:r>
        <w:lastRenderedPageBreak/>
      </w:r>
      <w:r>
        <w:t xml:space="preserve">• </w:t>
      </w:r>
      <w:r>
        <w:rPr>
          <w:b/>
          <w:bCs/>
        </w:rPr>
        <w:t xml:space="preserve">Erreichbarkeit: </w:t>
      </w:r>
      <w:r>
        <w:t>Nachrichten auf WhatsApp oder Discord beantworten wir innert 24 Stunden.</w:t>
      </w:r>
      <w:r>
        <w:br/>
      </w:r>
      <w:r>
        <w:t xml:space="preserve">• </w:t>
      </w:r>
      <w:r>
        <w:rPr>
          <w:b/>
          <w:bCs/>
        </w:rPr>
        <w:t xml:space="preserve">Offenheit und Respekt: </w:t>
      </w:r>
      <w:r>
        <w:t>Kritik ist sachlich, Probleme sprechen wir direkt an.</w:t>
      </w:r>
      <w:r>
        <w:br/>
      </w:r>
      <w:r>
        <w:t xml:space="preserve">• </w:t>
      </w:r>
      <w:r>
        <w:rPr>
          <w:b/>
          <w:bCs/>
        </w:rPr>
        <w:t xml:space="preserve">Fairness: </w:t>
      </w:r>
      <w:r>
        <w:t xml:space="preserve">Die Arbeit ist gleichmässig verteilt, und beide tragen sichtbar zum Ergebnis bei. Das wirkt gegen soziales Faulenzen</w:t>
      </w:r>
      <w:del w:id="91337" w:author="Claude" w:date="2026-10-25T12:00:00Z">
        <w:r>
          <w:delText xml:space="preserve"> (Skript M306, Kap. 4.3)</w:delText>
        </w:r>
      </w:del>
      <w:r>
        <w:t xml:space="preserve">.</w:t>
      </w:r>
      <w:r>
        <w:br/>
      </w:r>
      <w:r>
        <w:t xml:space="preserve">• </w:t>
      </w:r>
      <w:r>
        <w:rPr>
          <w:b/>
          <w:bCs/>
        </w:rPr>
        <w:t xml:space="preserve">Ehrlichkeit: </w:t>
      </w:r>
      <w:r>
        <w:t>Testresultate dokumentieren wir unverändert, auch wenn sie nicht den Erwartungen entsprechen.</w:t>
      </w:r>
      <w:r>
        <w:br/>
      </w:r>
      <w:r>
        <w:t xml:space="preserve">• </w:t>
      </w:r>
      <w:r>
        <w:rPr>
          <w:b/>
          <w:bCs/>
        </w:rPr>
        <w:t xml:space="preserve">Gegenseitige Hilfe: </w:t>
      </w:r>
      <w:r>
        <w:t>Wer schneller fertig ist, unterstützt die andere Person.</w:t>
      </w:r>
    </w:p>
    <w:p w14:paraId="15778738" w14:textId="77777777" w:rsidR="000F1252" w:rsidRDefault="00245843">
      <w:pPr>
        <w:keepNext/>
        <w:spacing w:before="160" w:after="40"/>
      </w:pPr>
      <w:r>
        <w:rPr>
          <w:b/>
          <w:bCs/>
        </w:rPr>
        <w:t>Meetings</w:t>
      </w:r>
    </w:p>
    <w:p w14:paraId="258B2153" w14:textId="77777777" w:rsidR="000F1252" w:rsidRDefault="00245843">
      <w:r>
        <w:t xml:space="preserve">• </w:t>
      </w:r>
      <w:r>
        <w:rPr>
          <w:b/>
          <w:bCs/>
        </w:rPr>
        <w:t xml:space="preserve">Wöchentlicher Abgleich: </w:t>
      </w:r>
      <w:r>
        <w:t>jeweils mittwochs, in den Herbstferien als Discord-Call, höchstens 30 Minuten. Themen: Stand, nächste Schritte, Probleme.</w:t>
      </w:r>
      <w:r>
        <w:br/>
      </w:r>
      <w:r>
        <w:t xml:space="preserve">• </w:t>
      </w:r>
      <w:r>
        <w:rPr>
          <w:b/>
          <w:bCs/>
        </w:rPr>
        <w:t xml:space="preserve">Kurz-Updates nach Bedarf statt täglicher Meetings: </w:t>
      </w:r>
      <w:r>
        <w:t>eine Nachricht auf WhatsApp, wenn ein Arbeitspaket fertig ist oder ein Problem auftaucht.</w:t>
      </w:r>
      <w:r>
        <w:br/>
      </w:r>
      <w:r>
        <w:t xml:space="preserve">• </w:t>
      </w:r>
      <w:r>
        <w:rPr>
          <w:b/>
          <w:bCs/>
        </w:rPr>
        <w:t xml:space="preserve">Review bei jedem Meilenstein: </w:t>
      </w:r>
      <w:r>
        <w:t>Wir prüfen die Lieferobjekte gemeinsam anhand der Definition of Done, bevor die nächste Phase beginnt.</w:t>
      </w:r>
      <w:r>
        <w:br/>
      </w:r>
      <w:r>
        <w:t xml:space="preserve">• </w:t>
      </w:r>
      <w:r>
        <w:rPr>
          <w:b/>
          <w:bCs/>
        </w:rPr>
        <w:t xml:space="preserve">Protokoll: </w:t>
      </w:r>
      <w:r>
        <w:t xml:space="preserve">Entscheide und offene Punkte halten wir stichwortartig im GitHub-Repository fest</w:t>
      </w:r>
      <w:del w:id="91338" w:author="Claude" w:date="2026-10-25T12:00:00Z">
        <w:r>
          <w:delText xml:space="preserve"> (Skript M306, Kap. 4.4.3)</w:delText>
        </w:r>
      </w:del>
      <w:r>
        <w:t xml:space="preserve">.</w:t>
      </w:r>
    </w:p>
    <w:p w14:paraId="658A268C" w14:textId="77777777" w:rsidR="000F1252" w:rsidRDefault="00245843">
      <w:pPr>
        <w:keepNext/>
        <w:spacing w:before="160" w:after="40"/>
      </w:pPr>
      <w:r>
        <w:rPr>
          <w:b/>
          <w:bCs/>
        </w:rPr>
        <w:t>Tools</w:t>
      </w:r>
    </w:p>
    <w:p w14:paraId="7FF5A7F1" w14:textId="77777777" w:rsidR="000F1252" w:rsidRDefault="00245843">
      <w:r>
        <w:t xml:space="preserve">• </w:t>
      </w:r>
      <w:r>
        <w:rPr>
          <w:b/>
          <w:bCs/>
        </w:rPr>
        <w:t xml:space="preserve">Kommunikation: </w:t>
      </w:r>
      <w:r>
        <w:t>WhatsApp für kurze Absprachen, Discord für Calls mit Bildschirmfreigabe und für Zwischenstände</w:t>
      </w:r>
      <w:r>
        <w:br/>
        <w:t xml:space="preserve">• </w:t>
      </w:r>
      <w:r>
        <w:rPr>
          <w:b/>
          <w:bCs/>
        </w:rPr>
        <w:t xml:space="preserve">Ablage: </w:t>
      </w:r>
      <w:r>
        <w:t>GitHub-Repository für Dokumentation, Screenshots und Testresultate. Bis es eingerichtet ist, speichern wir lokal.</w:t>
      </w:r>
      <w:r>
        <w:br/>
        <w:t xml:space="preserve">• </w:t>
      </w:r>
      <w:r>
        <w:rPr>
          <w:b/>
          <w:bCs/>
        </w:rPr>
        <w:t xml:space="preserve">Dokumentation: </w:t>
      </w:r>
      <w:r>
        <w:t>Microsoft Word für die Projektdokumentation, Microsoft Excel für die Projektplanung</w:t>
      </w:r>
      <w:r>
        <w:br/>
        <w:t xml:space="preserve">• </w:t>
      </w:r>
      <w:r>
        <w:rPr>
          <w:b/>
          <w:bCs/>
        </w:rPr>
        <w:t xml:space="preserve">Übersicht: </w:t>
      </w:r>
      <w:r>
        <w:t>Gantt-Plan und Excel-Planung; ein separates Board nutzen wir nicht.</w:t>
      </w:r>
      <w:r>
        <w:br/>
        <w:t xml:space="preserve">• </w:t>
      </w:r>
      <w:r>
        <w:rPr>
          <w:b/>
          <w:bCs/>
        </w:rPr>
        <w:t xml:space="preserve">Getestete Tools: </w:t>
      </w:r>
      <w:r>
        <w:t xml:space="preserve">Google Gemini, ChatGPT und </w:t>
      </w:r>
      <w:proofErr w:type="spellStart"/>
      <w:r>
        <w:t>Leonardo.Ai</w:t>
      </w:r>
      <w:proofErr w:type="spellEnd"/>
      <w:r>
        <w:t xml:space="preserve"> mit Gratis-Konten</w:t>
      </w:r>
    </w:p>
    <w:p w14:paraId="0E38B5A6" w14:textId="77777777" w:rsidR="000F1252" w:rsidRDefault="00245843">
      <w:pPr>
        <w:keepNext/>
        <w:spacing w:before="160" w:after="40"/>
      </w:pPr>
      <w:r>
        <w:rPr>
          <w:b/>
          <w:bCs/>
        </w:rPr>
        <w:t>Definition of Done</w:t>
      </w:r>
    </w:p>
    <w:p w14:paraId="309D66C4" w14:textId="77777777" w:rsidR="000F1252" w:rsidRDefault="00245843">
      <w:pPr>
        <w:keepNext/>
        <w:spacing w:after="40"/>
      </w:pPr>
      <w:r>
        <w:t>Ein Arbeitspaket ist erledigt, wenn:</w:t>
      </w:r>
    </w:p>
    <w:p w14:paraId="217C2F4B" w14:textId="77777777" w:rsidR="000F1252" w:rsidRDefault="00245843">
      <w:r>
        <w:t>• das Lieferobjekt vollständig im Word-Dokument oder im GitHub-Repository liegt,</w:t>
      </w:r>
      <w:r>
        <w:br/>
        <w:t>• die andere Person es gegengelesen hat (Vier-Augen-Prinzip),</w:t>
      </w:r>
      <w:r>
        <w:br/>
        <w:t>• die Vorgaben aus Vorlage und Skript erfüllt sind,</w:t>
      </w:r>
      <w:r>
        <w:br/>
        <w:t>• Quellen und Abkürzungen nachgetragen sind,</w:t>
      </w:r>
      <w:r>
        <w:br/>
        <w:t>• der Stand im Team mitgeteilt wurde.</w:t>
      </w:r>
    </w:p>
    <w:p w14:paraId="342F0BAA" w14:textId="77777777" w:rsidR="000F1252" w:rsidRDefault="00245843">
      <w:pPr>
        <w:keepNext/>
        <w:spacing w:before="160" w:after="40"/>
      </w:pPr>
      <w:r>
        <w:rPr>
          <w:b/>
          <w:bCs/>
        </w:rPr>
        <w:t>Entscheide und Eskalation</w:t>
      </w:r>
    </w:p>
    <w:p w14:paraId="0BDF542D" w14:textId="77777777" w:rsidR="000F1252" w:rsidRDefault="00245843">
      <w:pPr>
        <w:keepNext/>
        <w:spacing w:after="40"/>
      </w:pPr>
      <w:r>
        <w:t>Entscheide treffen wir gemeinsam. Bei Zielkonflikten gilt die Prioritätenordnung (Skript M306, Kap. 4.7.3):</w:t>
      </w:r>
    </w:p>
    <w:p w14:paraId="11ACE68B" w14:textId="77777777" w:rsidR="000F1252" w:rsidRDefault="00245843">
      <w:r>
        <w:t xml:space="preserve">1. Termin (Abgabe am </w:t>
      </w:r>
      <w:del w:id="91391" w:author="Claude" w:date="2026-10-25T12:00:00Z">
        <w:r>
          <w:delText xml:space="preserve">21.10.2026</w:delText>
        </w:r>
      </w:del>
      <w:ins w:id="91392" w:author="Claude" w:date="2026-10-25T12:00:00Z">
        <w:r>
          <w:t xml:space="preserve">25.10.2026</w:t>
        </w:r>
      </w:ins>
      <w:r>
        <w:t xml:space="preserve">)</w:t>
      </w:r>
      <w:r>
        <w:br/>
      </w:r>
      <w:r>
        <w:t>2. Qualität der Ergebnisse</w:t>
      </w:r>
      <w:r>
        <w:br/>
      </w:r>
      <w:r>
        <w:t>3. Kosten (bleiben bei 0 CHF)</w:t>
      </w:r>
    </w:p>
    <w:p w14:paraId="31150BB5" w14:textId="77777777" w:rsidR="000F1252" w:rsidRDefault="00245843">
      <w:pPr>
        <w:keepNext/>
        <w:spacing w:after="40"/>
      </w:pPr>
      <w:r>
        <w:t>Wenn wir uns nicht einig werden, gehen wir in drei Stufen vor:</w:t>
      </w:r>
    </w:p>
    <w:p w14:paraId="0F6EF4DA" w14:textId="77777777" w:rsidR="000F1252" w:rsidRDefault="00245843">
      <w:r>
        <w:t xml:space="preserve">• </w:t>
      </w:r>
      <w:r>
        <w:rPr>
          <w:b/>
          <w:bCs/>
        </w:rPr>
        <w:t xml:space="preserve">Stufe 1: </w:t>
      </w:r>
      <w:r>
        <w:t>Klärung im Team per Discord-Call innert 24 Stunden.</w:t>
      </w:r>
      <w:r>
        <w:br/>
      </w:r>
      <w:r>
        <w:t xml:space="preserve">• </w:t>
      </w:r>
      <w:r>
        <w:rPr>
          <w:b/>
          <w:bCs/>
        </w:rPr>
        <w:t xml:space="preserve">Stufe 2: </w:t>
      </w:r>
      <w:r>
        <w:t>Kommen wir nicht weiter, entscheidet nach unserer Abmachung der Projektleiter anhand der Prioritätenordnung. Die Begründung kommt ins Protokoll.</w:t>
      </w:r>
      <w:r>
        <w:br/>
      </w:r>
      <w:r>
        <w:lastRenderedPageBreak/>
      </w:r>
      <w:r>
        <w:t xml:space="preserve">• </w:t>
      </w:r>
      <w:r>
        <w:rPr>
          <w:b/>
          <w:bCs/>
        </w:rPr>
        <w:t xml:space="preserve">Stufe 3: </w:t>
      </w:r>
      <w:r>
        <w:t xml:space="preserve">Geht es um den vereinbarten Umfang, oder bleibt der Konflikt bestehen, ziehen wir </w:t>
      </w:r>
      <w:del w:id="91353" w:author="Claude" w:date="2026-10-25T12:00:00Z">
        <w:r>
          <w:delText xml:space="preserve">Herrn Bisig</w:delText>
        </w:r>
      </w:del>
      <w:ins w:id="91354" w:author="Claude" w:date="2026-10-25T12:00:00Z">
        <w:r>
          <w:t xml:space="preserve">Beat Bisig</w:t>
        </w:r>
      </w:ins>
      <w:r>
        <w:t xml:space="preserve"> bei.</w:t>
      </w:r>
    </w:p>
    <w:p w14:paraId="2EB3F75C" w14:textId="77777777" w:rsidR="000F1252" w:rsidRDefault="00245843">
      <w:r>
        <w:t>Da der Projektleiter gegenüber Nicolas nicht weisungsberechtigt ist (siehe Organigramm), ist Stufe 2 eine Abmachung im Team.</w:t>
      </w:r>
    </w:p>
    <w:p w14:paraId="492545AF" w14:textId="24F3BEC5" w:rsidR="000F1252" w:rsidRDefault="00245843">
      <w:pPr>
        <w:pStyle w:val="berschrift1"/>
      </w:pPr>
      <w:bookmarkStart w:id="68" w:name="_heading=h.9n3ra92y71rp"/>
      <w:bookmarkStart w:id="69" w:name="_Toc570230118"/>
      <w:bookmarkStart w:id="70" w:name="_Toc243474848"/>
      <w:bookmarkStart w:id="71" w:name="_Toc274220306"/>
      <w:bookmarkEnd w:id="68"/>
      <w:r>
        <w:t>Lastenheft</w:t>
      </w:r>
      <w:bookmarkEnd w:id="69"/>
      <w:bookmarkEnd w:id="70"/>
      <w:bookmarkEnd w:id="71"/>
    </w:p>
    <w:p w14:paraId="35EF2C6E" w14:textId="77777777" w:rsidR="000F1252" w:rsidRDefault="00245843">
      <w:r>
        <w:t xml:space="preserve">Nach DIN 69901-5 ist das Lastenheft die «vom Auftraggeber festgelegte Gesamtheit der Forderungen an die Lieferungen und Leistungen eines Auftragnehmers innerhalb eines Auftrages». </w:t>
      </w:r>
      <w:del w:id="91608" w:author="Claude" w:date="2026-10-25T12:00:00Z">
        <w:r>
          <w:delText xml:space="preserve">Es beschreibt das Was und Wozu; das Wie folgt im Pflichtenheft (Lexware 2026).</w:delText>
        </w:r>
      </w:del>
      <w:ins w:id="91609" w:author="Claude" w:date="2026-10-25T12:00:00Z">
        <w:r>
          <w:t xml:space="preserve">Es beschreibt das Was und Wozu (Lexware 2026).</w:t>
        </w:r>
      </w:ins>
      <w:r>
        <w:t xml:space="preserve"> Unser Lastenheft beschreibt die Anforderungen aus Sicht der Zielgruppe.</w:t>
      </w:r>
    </w:p>
    <w:p w14:paraId="33885A58" w14:textId="77777777" w:rsidR="000F1252" w:rsidRDefault="00245843">
      <w:pPr>
        <w:keepNext/>
        <w:spacing w:before="160" w:after="40"/>
      </w:pPr>
      <w:r>
        <w:rPr>
          <w:b/>
          <w:bCs/>
        </w:rPr>
        <w:t>1. Zielsetzung und Rahmenbedingungen</w:t>
      </w:r>
    </w:p>
    <w:p w14:paraId="10FEA868" w14:textId="77777777" w:rsidR="000F1252" w:rsidRDefault="00245843">
      <w:r>
        <w:t xml:space="preserve">• </w:t>
      </w:r>
      <w:r>
        <w:rPr>
          <w:b/>
          <w:bCs/>
        </w:rPr>
        <w:t xml:space="preserve">Ausgangslage: </w:t>
      </w:r>
      <w:r>
        <w:t xml:space="preserve">Wer nur gelegentlich ein Bild braucht, will dafür kein Abo bezahlen. Die Gratis-Angebote der KI-Bildgeneratoren unterscheiden sich aber stark bei Bildqualität, Bedienung, </w:t>
      </w:r>
      <w:proofErr w:type="spellStart"/>
      <w:r>
        <w:t>Tageslimiten</w:t>
      </w:r>
      <w:proofErr w:type="spellEnd"/>
      <w:r>
        <w:t xml:space="preserve"> und Nutzungsrechten (siehe Projektantrag).</w:t>
      </w:r>
      <w:r>
        <w:br/>
        <w:t xml:space="preserve">• </w:t>
      </w:r>
      <w:r>
        <w:rPr>
          <w:b/>
          <w:bCs/>
        </w:rPr>
        <w:t xml:space="preserve">Zielsetzung: </w:t>
      </w:r>
      <w:r>
        <w:t>Die Zielgruppe erhält eine begründete Empfehlung für das am besten geeignete Gratis-Tool und eine Anleitung, mit der sie sofort loslegen kann.</w:t>
      </w:r>
      <w:r>
        <w:br/>
        <w:t xml:space="preserve">• </w:t>
      </w:r>
      <w:r>
        <w:rPr>
          <w:b/>
          <w:bCs/>
        </w:rPr>
        <w:t xml:space="preserve">Zielgruppe: </w:t>
      </w:r>
      <w:r>
        <w:t>Personen ohne Vorkenntnisse, die gelegentlich ein Bild für einen festlichen Anlass, für die Arbeit oder für einen humorvollen Anlass brauchen. Persona: «Sandra, 34, kaufmännische Angestellte» braucht ein paarmal im Monat ein Bild, z.B. für eine Geburtstagseinladung, eine Folie im Büro oder einen lustigen Gruss im Team-Chat. Sie will nichts bezahlen und in wenigen Minuten ein brauchbares Bild erhalten.</w:t>
      </w:r>
    </w:p>
    <w:p w14:paraId="148F475F" w14:textId="77777777" w:rsidR="000F1252" w:rsidRDefault="00245843">
      <w:pPr>
        <w:keepNext/>
        <w:spacing w:before="160" w:after="40"/>
      </w:pPr>
      <w:r>
        <w:rPr>
          <w:b/>
          <w:bCs/>
        </w:rPr>
        <w:t>2. Produkt- / Systemeinsatz</w:t>
      </w:r>
    </w:p>
    <w:p w14:paraId="57B1B3B8" w14:textId="77777777" w:rsidR="000F1252" w:rsidRDefault="00245843">
      <w:r>
        <w:t xml:space="preserve">• </w:t>
      </w:r>
      <w:r>
        <w:rPr>
          <w:b/>
          <w:bCs/>
        </w:rPr>
        <w:t xml:space="preserve">Einsatzbereiche: </w:t>
      </w:r>
      <w:r>
        <w:t>privat (Einladungen, Glückwunschkarten, Grüsse) und beruflich (Präsentationen, Aushänge, interne Mitteilungen). Das Tool wird gelegentlich genutzt, nicht täglich.</w:t>
      </w:r>
      <w:r>
        <w:br/>
        <w:t xml:space="preserve">• </w:t>
      </w:r>
      <w:r>
        <w:rPr>
          <w:b/>
          <w:bCs/>
        </w:rPr>
        <w:t xml:space="preserve">Betriebsbedingungen: </w:t>
      </w:r>
      <w:r>
        <w:t>Nutzung im Webbrowser oder in der App des Anbieters, ohne zusätzliche Installation. Nötig sind nur eine Internetverbindung und ein Gratis-Konto.</w:t>
      </w:r>
    </w:p>
    <w:p w14:paraId="57487A20" w14:textId="77777777" w:rsidR="000F1252" w:rsidRDefault="00245843">
      <w:pPr>
        <w:keepNext/>
        <w:spacing w:before="160" w:after="40"/>
      </w:pPr>
      <w:r>
        <w:rPr>
          <w:b/>
          <w:bCs/>
        </w:rPr>
        <w:t>3. Funktionale Anforderungen</w:t>
      </w:r>
    </w:p>
    <w:p w14:paraId="12820721" w14:textId="77777777" w:rsidR="000F1252" w:rsidRDefault="00245843">
      <w:r>
        <w:t xml:space="preserve">• </w:t>
      </w:r>
      <w:r>
        <w:rPr>
          <w:b/>
          <w:bCs/>
        </w:rPr>
        <w:t xml:space="preserve">Muss-Kriterien: </w:t>
      </w:r>
      <w:r>
        <w:t>Das Tool erzeugt aus einer Textbeschreibung (Prompt) ein Bild, das die Nutzerin herunterladen kann.</w:t>
      </w:r>
      <w:r>
        <w:br/>
        <w:t xml:space="preserve">• </w:t>
      </w:r>
      <w:r>
        <w:rPr>
          <w:b/>
          <w:bCs/>
        </w:rPr>
        <w:t xml:space="preserve">Soll-/Wunsch-Kriterien: </w:t>
      </w:r>
      <w:r>
        <w:t>Soll: hohe Bildqualität, genaue Umsetzung des Prompts, korrekt geschriebener Text im Bild (z.B. «Alles Gute») und verschiedene Stile (z.B. Foto, Illustration, Comic). Wunsch: Ein Bild lässt sich mit einem Folge-Prompt anpassen, ohne neu zu beginnen.</w:t>
      </w:r>
      <w:r>
        <w:br/>
        <w:t xml:space="preserve">• </w:t>
      </w:r>
      <w:r>
        <w:rPr>
          <w:b/>
          <w:bCs/>
        </w:rPr>
        <w:t xml:space="preserve">Abgrenzung: </w:t>
      </w:r>
      <w:r>
        <w:t>Nicht verlangt sind Videos, die Bearbeitung eigener Fotos von Personen, Schnittstellen (API) und kostenpflichtige Zusatzfunktionen.</w:t>
      </w:r>
    </w:p>
    <w:p w14:paraId="215826E0" w14:textId="77777777" w:rsidR="000F1252" w:rsidRDefault="00245843">
      <w:pPr>
        <w:keepNext/>
        <w:spacing w:before="160" w:after="40"/>
      </w:pPr>
      <w:r>
        <w:rPr>
          <w:b/>
          <w:bCs/>
        </w:rPr>
        <w:t>4. Nicht-funktionale Anforderungen</w:t>
      </w:r>
    </w:p>
    <w:p w14:paraId="4DD82775" w14:textId="77777777" w:rsidR="000F1252" w:rsidRDefault="00245843">
      <w:r>
        <w:t xml:space="preserve">• </w:t>
      </w:r>
      <w:r>
        <w:rPr>
          <w:b/>
          <w:bCs/>
        </w:rPr>
        <w:t xml:space="preserve">Benutzerfreundlichkeit: </w:t>
      </w:r>
      <w:r>
        <w:t>Die Bedienung ist ohne Vorkenntnisse verständlich. Mit der Anleitung erstellt eine Person aus der Zielgruppe in höchstens 15 Minuten ein Bild (Ziel 4).</w:t>
      </w:r>
      <w:r>
        <w:br/>
        <w:t xml:space="preserve">• </w:t>
      </w:r>
      <w:r>
        <w:rPr>
          <w:b/>
          <w:bCs/>
        </w:rPr>
        <w:t xml:space="preserve">Leistung und Qualität: </w:t>
      </w:r>
      <w:r>
        <w:t>Das Gratis-Kontingent reicht für den gelegentlichen Gebrauch, ein Bild entsteht innert kurzer Zeit, und der Download ist ohne störendes Wasserzeichen möglich.</w:t>
      </w:r>
      <w:r>
        <w:br/>
        <w:t xml:space="preserve">• </w:t>
      </w:r>
      <w:r>
        <w:rPr>
          <w:b/>
          <w:bCs/>
        </w:rPr>
        <w:t xml:space="preserve">Sicherheit und Recht: </w:t>
      </w:r>
      <w:r>
        <w:t xml:space="preserve">Muss: Das Tool ist kostenlos nutzbar, ohne Abo und ohne </w:t>
      </w:r>
      <w:r>
        <w:lastRenderedPageBreak/>
        <w:t>Zahlungsmittel. Muss: Die Bilder dürfen privat und beruflich verwendet werden. Es werden keine Fotos von Personen hochgeladen. Die Nutzungsbedingungen, inkl. Mindestalter, prüfen wir vor dem ersten Test (siehe Risiko R6).</w:t>
      </w:r>
    </w:p>
    <w:p w14:paraId="786E834D" w14:textId="77777777" w:rsidR="000F1252" w:rsidRDefault="00245843">
      <w:pPr>
        <w:keepNext/>
        <w:spacing w:before="160" w:after="40"/>
      </w:pPr>
      <w:r>
        <w:rPr>
          <w:b/>
          <w:bCs/>
        </w:rPr>
        <w:t>5. Schnittstellen und Systemumgebung</w:t>
      </w:r>
    </w:p>
    <w:p w14:paraId="42B00BF8" w14:textId="77777777" w:rsidR="000F1252" w:rsidRDefault="00245843">
      <w:r>
        <w:t xml:space="preserve">• </w:t>
      </w:r>
      <w:r>
        <w:rPr>
          <w:b/>
          <w:bCs/>
        </w:rPr>
        <w:t xml:space="preserve">Schnittstellen: </w:t>
      </w:r>
      <w:r>
        <w:t>keine. Die Bilder werden heruntergeladen und von Hand eingefügt, z.B. in Word, PowerPoint oder einen Messenger.</w:t>
      </w:r>
      <w:r>
        <w:br/>
        <w:t xml:space="preserve">• </w:t>
      </w:r>
      <w:r>
        <w:rPr>
          <w:b/>
          <w:bCs/>
        </w:rPr>
        <w:t xml:space="preserve">Hardware/Software: </w:t>
      </w:r>
      <w:r>
        <w:t>eigener Laptop oder eigenes Smartphone mit aktuellem Webbrowser oder der App des Anbieters, Internetzugang und eine E-Mail-Adresse oder ein bestehendes Konto für die Registrierung.</w:t>
      </w:r>
    </w:p>
    <w:p w14:paraId="76C8119E" w14:textId="77777777" w:rsidR="000F1252" w:rsidRDefault="00245843">
      <w:pPr>
        <w:keepNext/>
        <w:spacing w:before="160" w:after="40"/>
      </w:pPr>
      <w:r>
        <w:rPr>
          <w:b/>
          <w:bCs/>
        </w:rPr>
        <w:t>6. Projektrahmen und Administration</w:t>
      </w:r>
    </w:p>
    <w:p w14:paraId="7458C325" w14:textId="77777777" w:rsidR="000F1252" w:rsidRDefault="00245843">
      <w:r>
        <w:t xml:space="preserve">• </w:t>
      </w:r>
      <w:r>
        <w:rPr>
          <w:b/>
          <w:bCs/>
        </w:rPr>
        <w:t xml:space="preserve">Lieferumfang: </w:t>
      </w:r>
      <w:r>
        <w:t>Empfehlung mit Nutzwertanalyse und Testprotokoll, Anleitung für das gewählte Tool, Präsentation mit Live-Demo und Projektdokumentation als ein PDF.</w:t>
      </w:r>
      <w:r>
        <w:br/>
      </w:r>
      <w:r>
        <w:t xml:space="preserve">• </w:t>
      </w:r>
      <w:r>
        <w:rPr>
          <w:b/>
          <w:bCs/>
        </w:rPr>
        <w:t xml:space="preserve">Phasen und Meilensteine: </w:t>
      </w:r>
      <w:r>
        <w:t xml:space="preserve">siehe Projektantrag und Projektplanung (M0–M5); </w:t>
      </w:r>
      <w:del w:id="91371" w:author="Claude" w:date="2026-10-25T12:00:00Z">
        <w:r>
          <w:delText xml:space="preserve">Abgabe und Präsentation am 21.10.2026.</w:delText>
        </w:r>
      </w:del>
      <w:ins w:id="91372" w:author="Claude" w:date="2026-10-25T12:00:00Z">
        <w:r>
          <w:t xml:space="preserve">Abgabe am 25.10.2026, Präsentation danach.</w:t>
        </w:r>
      </w:ins>
      <w:r>
        <w:br/>
      </w:r>
      <w:r>
        <w:t xml:space="preserve">• </w:t>
      </w:r>
      <w:r>
        <w:rPr>
          <w:b/>
          <w:bCs/>
        </w:rPr>
        <w:t xml:space="preserve">Organisatorisches: </w:t>
      </w:r>
      <w:r>
        <w:t xml:space="preserve">Ansprechperson für </w:t>
      </w:r>
      <w:del w:id="91355" w:author="Claude" w:date="2026-10-25T12:00:00Z">
        <w:r>
          <w:delText xml:space="preserve">Herrn Bisig</w:delText>
        </w:r>
      </w:del>
      <w:ins w:id="91356" w:author="Claude" w:date="2026-10-25T12:00:00Z">
        <w:r>
          <w:t xml:space="preserve">Beat Bisig</w:t>
        </w:r>
      </w:ins>
      <w:r>
        <w:t xml:space="preserve"> ist der Projektleiter Lucas Weisshaar. Das Team kommuniziert über WhatsApp und Discord und legt die Ergebnisse im GitHub-Repository ab (siehe Kapitel Team).</w:t>
      </w:r>
    </w:p>
    <w:p>
      <w:pPr>
        <w:keepNext/>
        <w:spacing w:before="160" w:after="40"/>
        <w:rPr>
          <w:ins w:id="91406" w:author="Claude" w:date="2026-10-25T12:00:00Z"/>
        </w:rPr>
      </w:pPr>
      <w:ins w:id="91407" w:author="Claude" w:date="2026-10-25T12:00:00Z">
        <w:r>
          <w:rPr>
            <w:b/>
            <w:bCs/>
          </w:rPr>
          <w:t xml:space="preserve">7. Anforderungen und Nachweis</w:t>
        </w:r>
      </w:ins>
    </w:p>
    <w:p w:rsidR="000F1252" w:rsidRDefault="00245843">
      <w:pPr>
        <w:keepNext/>
        <w:spacing w:after="40"/>
        <w:rPr>
          <w:ins w:id="91409" w:author="Claude" w:date="2026-10-25T12:00:00Z"/>
        </w:rPr>
      </w:pPr>
      <w:ins w:id="91408" w:author="Claude" w:date="2026-10-25T12:00:00Z">
        <w:r>
          <w:t xml:space="preserve">Daraus leiten wir acht prüfbare Anforderungen ab. Die Spalte «Nachweis» zeigt wie ein vereinfachter Prüfplan, wie wir jede Anforderung prüfen</w:t>
        </w:r>
        <w:r>
          <w:t xml:space="preserve"> (Skript M306, Kap. 7.3.1).</w:t>
        </w:r>
      </w:ins>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00"/>
        <w:gridCol w:w="4371"/>
        <w:gridCol w:w="1100"/>
        <w:gridCol w:w="3000"/>
      </w:tblGrid>
      <w:tr w:rsidR="000F1252">
        <w:trPr>
          <w:cantSplit/>
          <w:tblHeader/>
          <w:ins w:id="91410" w:author="Claude" w:date="2026-10-25T12:00:00Z"/>
        </w:trPr>
        <w:tc>
          <w:tcPr>
            <w:tcW w:w="600" w:type="dxa"/>
            <w:shd w:val="clear" w:color="auto" w:fill="DCE6F2"/>
            <w:vAlign w:val="center"/>
          </w:tcPr>
          <w:p w:rsidR="000F1252" w:rsidRDefault="00245843">
            <w:pPr>
              <w:jc w:val="center"/>
              <w:rPr>
                <w:ins w:id="91412" w:author="Claude" w:date="2026-10-25T12:00:00Z"/>
              </w:rPr>
            </w:pPr>
            <w:ins w:id="91411" w:author="Claude" w:date="2026-10-25T12:00:00Z">
              <w:r>
                <w:rPr>
                  <w:b/>
                  <w:bCs/>
                  <w:sz w:val="20"/>
                  <w:szCs w:val="20"/>
                </w:rPr>
                <w:t>#</w:t>
              </w:r>
            </w:ins>
          </w:p>
        </w:tc>
        <w:tc>
          <w:tcPr>
            <w:tcW w:w="4371" w:type="dxa"/>
            <w:shd w:val="clear" w:color="auto" w:fill="DCE6F2"/>
            <w:vAlign w:val="center"/>
          </w:tcPr>
          <w:p w:rsidR="000F1252" w:rsidRDefault="00245843">
            <w:pPr>
              <w:rPr>
                <w:ins w:id="91414" w:author="Claude" w:date="2026-10-25T12:00:00Z"/>
              </w:rPr>
            </w:pPr>
            <w:ins w:id="91413" w:author="Claude" w:date="2026-10-25T12:00:00Z">
              <w:r>
                <w:rPr>
                  <w:b/>
                  <w:bCs/>
                  <w:sz w:val="20"/>
                  <w:szCs w:val="20"/>
                </w:rPr>
                <w:t>Anforderung</w:t>
              </w:r>
            </w:ins>
          </w:p>
        </w:tc>
        <w:tc>
          <w:tcPr>
            <w:tcW w:w="1100" w:type="dxa"/>
            <w:shd w:val="clear" w:color="auto" w:fill="DCE6F2"/>
            <w:vAlign w:val="center"/>
          </w:tcPr>
          <w:p w:rsidR="000F1252" w:rsidRDefault="00245843">
            <w:pPr>
              <w:jc w:val="center"/>
              <w:rPr>
                <w:ins w:id="91416" w:author="Claude" w:date="2026-10-25T12:00:00Z"/>
              </w:rPr>
            </w:pPr>
            <w:ins w:id="91415" w:author="Claude" w:date="2026-10-25T12:00:00Z">
              <w:r>
                <w:rPr>
                  <w:b/>
                  <w:bCs/>
                  <w:sz w:val="20"/>
                  <w:szCs w:val="20"/>
                </w:rPr>
                <w:t>Priorität</w:t>
              </w:r>
            </w:ins>
          </w:p>
        </w:tc>
        <w:tc>
          <w:tcPr>
            <w:tcW w:w="3000" w:type="dxa"/>
            <w:shd w:val="clear" w:color="auto" w:fill="DCE6F2"/>
            <w:vAlign w:val="center"/>
          </w:tcPr>
          <w:p w:rsidR="000F1252" w:rsidRDefault="00245843">
            <w:pPr>
              <w:rPr>
                <w:ins w:id="91418" w:author="Claude" w:date="2026-10-25T12:00:00Z"/>
              </w:rPr>
            </w:pPr>
            <w:ins w:id="91417" w:author="Claude" w:date="2026-10-25T12:00:00Z">
              <w:r>
                <w:rPr>
                  <w:b/>
                  <w:bCs/>
                  <w:sz w:val="20"/>
                  <w:szCs w:val="20"/>
                </w:rPr>
                <w:t>Nachweis</w:t>
              </w:r>
            </w:ins>
          </w:p>
        </w:tc>
      </w:tr>
      <w:tr w:rsidR="000F1252">
        <w:trPr>
          <w:cantSplit/>
          <w:trHeight w:val="400"/>
          <w:ins w:id="91419" w:author="Claude" w:date="2026-10-25T12:00:00Z"/>
        </w:trPr>
        <w:tc>
          <w:tcPr>
            <w:tcW w:w="600" w:type="dxa"/>
            <w:vAlign w:val="center"/>
          </w:tcPr>
          <w:p w:rsidR="000F1252" w:rsidRDefault="00245843">
            <w:pPr>
              <w:jc w:val="center"/>
              <w:rPr>
                <w:ins w:id="91421" w:author="Claude" w:date="2026-10-25T12:00:00Z"/>
              </w:rPr>
            </w:pPr>
            <w:ins w:id="91420" w:author="Claude" w:date="2026-10-25T12:00:00Z">
              <w:r>
                <w:rPr>
                  <w:b/>
                  <w:bCs/>
                  <w:sz w:val="20"/>
                  <w:szCs w:val="20"/>
                </w:rPr>
                <w:t>A1</w:t>
              </w:r>
            </w:ins>
          </w:p>
        </w:tc>
        <w:tc>
          <w:tcPr>
            <w:tcW w:w="4371" w:type="dxa"/>
            <w:vAlign w:val="center"/>
          </w:tcPr>
          <w:p w:rsidR="000F1252" w:rsidRDefault="00245843">
            <w:pPr>
              <w:rPr>
                <w:ins w:id="91423" w:author="Claude" w:date="2026-10-25T12:00:00Z"/>
              </w:rPr>
            </w:pPr>
            <w:ins w:id="91422" w:author="Claude" w:date="2026-10-25T12:00:00Z">
              <w:r>
                <w:rPr>
                  <w:sz w:val="20"/>
                  <w:szCs w:val="20"/>
                </w:rPr>
                <w:t>Bild aus einem Prompt erzeugen und herunterladen</w:t>
              </w:r>
            </w:ins>
          </w:p>
        </w:tc>
        <w:tc>
          <w:tcPr>
            <w:tcW w:w="1100" w:type="dxa"/>
            <w:vAlign w:val="center"/>
          </w:tcPr>
          <w:p w:rsidR="000F1252" w:rsidRDefault="00245843">
            <w:pPr>
              <w:jc w:val="center"/>
              <w:rPr>
                <w:ins w:id="91425" w:author="Claude" w:date="2026-10-25T12:00:00Z"/>
              </w:rPr>
            </w:pPr>
            <w:ins w:id="91424" w:author="Claude" w:date="2026-10-25T12:00:00Z">
              <w:r>
                <w:rPr>
                  <w:b/>
                  <w:bCs/>
                  <w:sz w:val="20"/>
                  <w:szCs w:val="20"/>
                </w:rPr>
                <w:t>MUSS</w:t>
              </w:r>
            </w:ins>
          </w:p>
        </w:tc>
        <w:tc>
          <w:tcPr>
            <w:tcW w:w="3000" w:type="dxa"/>
            <w:vAlign w:val="center"/>
          </w:tcPr>
          <w:p w:rsidR="000F1252" w:rsidRDefault="00245843">
            <w:pPr>
              <w:rPr>
                <w:ins w:id="91427" w:author="Claude" w:date="2026-10-25T12:00:00Z"/>
              </w:rPr>
            </w:pPr>
            <w:ins w:id="91426" w:author="Claude" w:date="2026-10-25T12:00:00Z">
              <w:r>
                <w:rPr>
                  <w:sz w:val="20"/>
                  <w:szCs w:val="20"/>
                </w:rPr>
                <w:t>Tests mit P1–P6</w:t>
              </w:r>
            </w:ins>
          </w:p>
        </w:tc>
      </w:tr>
      <w:tr w:rsidR="000F1252">
        <w:trPr>
          <w:cantSplit/>
          <w:trHeight w:val="400"/>
          <w:ins w:id="91428" w:author="Claude" w:date="2026-10-25T12:00:00Z"/>
        </w:trPr>
        <w:tc>
          <w:tcPr>
            <w:tcW w:w="600" w:type="dxa"/>
            <w:vAlign w:val="center"/>
          </w:tcPr>
          <w:p w:rsidR="000F1252" w:rsidRDefault="00245843">
            <w:pPr>
              <w:jc w:val="center"/>
              <w:rPr>
                <w:ins w:id="91430" w:author="Claude" w:date="2026-10-25T12:00:00Z"/>
              </w:rPr>
            </w:pPr>
            <w:ins w:id="91429" w:author="Claude" w:date="2026-10-25T12:00:00Z">
              <w:r>
                <w:rPr>
                  <w:b/>
                  <w:bCs/>
                  <w:sz w:val="20"/>
                  <w:szCs w:val="20"/>
                </w:rPr>
                <w:t>A2</w:t>
              </w:r>
            </w:ins>
          </w:p>
        </w:tc>
        <w:tc>
          <w:tcPr>
            <w:tcW w:w="4371" w:type="dxa"/>
            <w:vAlign w:val="center"/>
          </w:tcPr>
          <w:p w:rsidR="000F1252" w:rsidRDefault="00245843">
            <w:pPr>
              <w:rPr>
                <w:ins w:id="91432" w:author="Claude" w:date="2026-10-25T12:00:00Z"/>
              </w:rPr>
            </w:pPr>
            <w:ins w:id="91431" w:author="Claude" w:date="2026-10-25T12:00:00Z">
              <w:r>
                <w:rPr>
                  <w:sz w:val="20"/>
                  <w:szCs w:val="20"/>
                </w:rPr>
                <w:t>Kostenlos, ohne Abo und ohne Zahlungsmittel (K6)</w:t>
              </w:r>
            </w:ins>
          </w:p>
        </w:tc>
        <w:tc>
          <w:tcPr>
            <w:tcW w:w="1100" w:type="dxa"/>
            <w:vAlign w:val="center"/>
          </w:tcPr>
          <w:p w:rsidR="000F1252" w:rsidRDefault="00245843">
            <w:pPr>
              <w:jc w:val="center"/>
              <w:rPr>
                <w:ins w:id="91434" w:author="Claude" w:date="2026-10-25T12:00:00Z"/>
              </w:rPr>
            </w:pPr>
            <w:ins w:id="91433" w:author="Claude" w:date="2026-10-25T12:00:00Z">
              <w:r>
                <w:rPr>
                  <w:b/>
                  <w:bCs/>
                  <w:sz w:val="20"/>
                  <w:szCs w:val="20"/>
                </w:rPr>
                <w:t>MUSS</w:t>
              </w:r>
            </w:ins>
          </w:p>
        </w:tc>
        <w:tc>
          <w:tcPr>
            <w:tcW w:w="3000" w:type="dxa"/>
            <w:vAlign w:val="center"/>
          </w:tcPr>
          <w:p w:rsidR="000F1252" w:rsidRDefault="00245843">
            <w:pPr>
              <w:rPr>
                <w:ins w:id="91436" w:author="Claude" w:date="2026-10-25T12:00:00Z"/>
              </w:rPr>
            </w:pPr>
            <w:ins w:id="91435" w:author="Claude" w:date="2026-10-25T12:00:00Z">
              <w:r>
                <w:rPr>
                  <w:sz w:val="20"/>
                  <w:szCs w:val="20"/>
                </w:rPr>
                <w:t>Registrierung, Nutzungsbedingungen</w:t>
              </w:r>
            </w:ins>
          </w:p>
        </w:tc>
      </w:tr>
      <w:tr w:rsidR="000F1252">
        <w:trPr>
          <w:cantSplit/>
          <w:trHeight w:val="400"/>
          <w:ins w:id="91437" w:author="Claude" w:date="2026-10-25T12:00:00Z"/>
        </w:trPr>
        <w:tc>
          <w:tcPr>
            <w:tcW w:w="600" w:type="dxa"/>
            <w:vAlign w:val="center"/>
          </w:tcPr>
          <w:p w:rsidR="000F1252" w:rsidRDefault="00245843">
            <w:pPr>
              <w:jc w:val="center"/>
              <w:rPr>
                <w:ins w:id="91439" w:author="Claude" w:date="2026-10-25T12:00:00Z"/>
              </w:rPr>
            </w:pPr>
            <w:ins w:id="91438" w:author="Claude" w:date="2026-10-25T12:00:00Z">
              <w:r>
                <w:rPr>
                  <w:b/>
                  <w:bCs/>
                  <w:sz w:val="20"/>
                  <w:szCs w:val="20"/>
                </w:rPr>
                <w:t>A3</w:t>
              </w:r>
            </w:ins>
          </w:p>
        </w:tc>
        <w:tc>
          <w:tcPr>
            <w:tcW w:w="4371" w:type="dxa"/>
            <w:vAlign w:val="center"/>
          </w:tcPr>
          <w:p w:rsidR="000F1252" w:rsidRDefault="00245843">
            <w:pPr>
              <w:rPr>
                <w:ins w:id="91441" w:author="Claude" w:date="2026-10-25T12:00:00Z"/>
              </w:rPr>
            </w:pPr>
            <w:ins w:id="91440" w:author="Claude" w:date="2026-10-25T12:00:00Z">
              <w:r>
                <w:rPr>
                  <w:sz w:val="20"/>
                  <w:szCs w:val="20"/>
                </w:rPr>
                <w:t>Bilder privat und beruflich nutzbar (K9)</w:t>
              </w:r>
            </w:ins>
          </w:p>
        </w:tc>
        <w:tc>
          <w:tcPr>
            <w:tcW w:w="1100" w:type="dxa"/>
            <w:vAlign w:val="center"/>
          </w:tcPr>
          <w:p w:rsidR="000F1252" w:rsidRDefault="00245843">
            <w:pPr>
              <w:jc w:val="center"/>
              <w:rPr>
                <w:ins w:id="91443" w:author="Claude" w:date="2026-10-25T12:00:00Z"/>
              </w:rPr>
            </w:pPr>
            <w:ins w:id="91442" w:author="Claude" w:date="2026-10-25T12:00:00Z">
              <w:r>
                <w:rPr>
                  <w:b/>
                  <w:bCs/>
                  <w:sz w:val="20"/>
                  <w:szCs w:val="20"/>
                </w:rPr>
                <w:t>MUSS</w:t>
              </w:r>
            </w:ins>
          </w:p>
        </w:tc>
        <w:tc>
          <w:tcPr>
            <w:tcW w:w="3000" w:type="dxa"/>
            <w:vAlign w:val="center"/>
          </w:tcPr>
          <w:p w:rsidR="000F1252" w:rsidRDefault="00245843">
            <w:pPr>
              <w:rPr>
                <w:ins w:id="91445" w:author="Claude" w:date="2026-10-25T12:00:00Z"/>
              </w:rPr>
            </w:pPr>
            <w:ins w:id="91444" w:author="Claude" w:date="2026-10-25T12:00:00Z">
              <w:r>
                <w:rPr>
                  <w:sz w:val="20"/>
                  <w:szCs w:val="20"/>
                </w:rPr>
                <w:t>Nutzungsbedingungen</w:t>
              </w:r>
            </w:ins>
          </w:p>
        </w:tc>
      </w:tr>
      <w:tr w:rsidR="000F1252">
        <w:trPr>
          <w:cantSplit/>
          <w:trHeight w:val="400"/>
          <w:ins w:id="91446" w:author="Claude" w:date="2026-10-25T12:00:00Z"/>
        </w:trPr>
        <w:tc>
          <w:tcPr>
            <w:tcW w:w="600" w:type="dxa"/>
            <w:vAlign w:val="center"/>
          </w:tcPr>
          <w:p w:rsidR="000F1252" w:rsidRDefault="00245843">
            <w:pPr>
              <w:jc w:val="center"/>
              <w:rPr>
                <w:ins w:id="91448" w:author="Claude" w:date="2026-10-25T12:00:00Z"/>
              </w:rPr>
            </w:pPr>
            <w:ins w:id="91447" w:author="Claude" w:date="2026-10-25T12:00:00Z">
              <w:r>
                <w:rPr>
                  <w:b/>
                  <w:bCs/>
                  <w:sz w:val="20"/>
                  <w:szCs w:val="20"/>
                </w:rPr>
                <w:t>A4</w:t>
              </w:r>
            </w:ins>
          </w:p>
        </w:tc>
        <w:tc>
          <w:tcPr>
            <w:tcW w:w="4371" w:type="dxa"/>
            <w:vAlign w:val="center"/>
          </w:tcPr>
          <w:p w:rsidR="000F1252" w:rsidRDefault="00245843">
            <w:pPr>
              <w:rPr>
                <w:ins w:id="91450" w:author="Claude" w:date="2026-10-25T12:00:00Z"/>
              </w:rPr>
            </w:pPr>
            <w:ins w:id="91449" w:author="Claude" w:date="2026-10-25T12:00:00Z">
              <w:r>
                <w:rPr>
                  <w:sz w:val="20"/>
                  <w:szCs w:val="20"/>
                </w:rPr>
                <w:t>Anleitung (Konto einrichten, Bild erzeugen, Bild speichern); erstes Bild in höchstens 15 Minuten</w:t>
              </w:r>
            </w:ins>
          </w:p>
        </w:tc>
        <w:tc>
          <w:tcPr>
            <w:tcW w:w="1100" w:type="dxa"/>
            <w:vAlign w:val="center"/>
          </w:tcPr>
          <w:p w:rsidR="000F1252" w:rsidRDefault="00245843">
            <w:pPr>
              <w:jc w:val="center"/>
              <w:rPr>
                <w:ins w:id="91452" w:author="Claude" w:date="2026-10-25T12:00:00Z"/>
              </w:rPr>
            </w:pPr>
            <w:ins w:id="91451" w:author="Claude" w:date="2026-10-25T12:00:00Z">
              <w:r>
                <w:rPr>
                  <w:b/>
                  <w:bCs/>
                  <w:sz w:val="20"/>
                  <w:szCs w:val="20"/>
                </w:rPr>
                <w:t>MUSS</w:t>
              </w:r>
            </w:ins>
          </w:p>
        </w:tc>
        <w:tc>
          <w:tcPr>
            <w:tcW w:w="3000" w:type="dxa"/>
            <w:vAlign w:val="center"/>
          </w:tcPr>
          <w:p w:rsidR="000F1252" w:rsidRDefault="00245843">
            <w:pPr>
              <w:rPr>
                <w:ins w:id="91454" w:author="Claude" w:date="2026-10-25T12:00:00Z"/>
              </w:rPr>
            </w:pPr>
            <w:ins w:id="91453" w:author="Claude" w:date="2026-10-25T12:00:00Z">
              <w:r>
                <w:rPr>
                  <w:sz w:val="20"/>
                  <w:szCs w:val="20"/>
                </w:rPr>
                <w:t>Test mit der Testperson (Ziel 4)</w:t>
              </w:r>
            </w:ins>
          </w:p>
        </w:tc>
      </w:tr>
      <w:tr w:rsidR="000F1252">
        <w:trPr>
          <w:cantSplit/>
          <w:trHeight w:val="400"/>
          <w:ins w:id="91455" w:author="Claude" w:date="2026-10-25T12:00:00Z"/>
        </w:trPr>
        <w:tc>
          <w:tcPr>
            <w:tcW w:w="600" w:type="dxa"/>
            <w:vAlign w:val="center"/>
          </w:tcPr>
          <w:p w:rsidR="000F1252" w:rsidRDefault="00245843">
            <w:pPr>
              <w:jc w:val="center"/>
              <w:rPr>
                <w:ins w:id="91457" w:author="Claude" w:date="2026-10-25T12:00:00Z"/>
              </w:rPr>
            </w:pPr>
            <w:ins w:id="91456" w:author="Claude" w:date="2026-10-25T12:00:00Z">
              <w:r>
                <w:rPr>
                  <w:b/>
                  <w:bCs/>
                  <w:sz w:val="20"/>
                  <w:szCs w:val="20"/>
                </w:rPr>
                <w:t>A5</w:t>
              </w:r>
            </w:ins>
          </w:p>
        </w:tc>
        <w:tc>
          <w:tcPr>
            <w:tcW w:w="4371" w:type="dxa"/>
            <w:vAlign w:val="center"/>
          </w:tcPr>
          <w:p w:rsidR="000F1252" w:rsidRDefault="00245843">
            <w:pPr>
              <w:rPr>
                <w:ins w:id="91459" w:author="Claude" w:date="2026-10-25T12:00:00Z"/>
              </w:rPr>
            </w:pPr>
            <w:ins w:id="91458" w:author="Claude" w:date="2026-10-25T12:00:00Z">
              <w:r>
                <w:rPr>
                  <w:sz w:val="20"/>
                  <w:szCs w:val="20"/>
                </w:rPr>
                <w:t>Live-Demo mit 3 Beispiel-Prompts, je einer pro Anlass</w:t>
              </w:r>
            </w:ins>
          </w:p>
        </w:tc>
        <w:tc>
          <w:tcPr>
            <w:tcW w:w="1100" w:type="dxa"/>
            <w:vAlign w:val="center"/>
          </w:tcPr>
          <w:p w:rsidR="000F1252" w:rsidRDefault="00245843">
            <w:pPr>
              <w:jc w:val="center"/>
              <w:rPr>
                <w:ins w:id="91461" w:author="Claude" w:date="2026-10-25T12:00:00Z"/>
              </w:rPr>
            </w:pPr>
            <w:ins w:id="91460" w:author="Claude" w:date="2026-10-25T12:00:00Z">
              <w:r>
                <w:rPr>
                  <w:b/>
                  <w:bCs/>
                  <w:sz w:val="20"/>
                  <w:szCs w:val="20"/>
                </w:rPr>
                <w:t>MUSS</w:t>
              </w:r>
            </w:ins>
          </w:p>
        </w:tc>
        <w:tc>
          <w:tcPr>
            <w:tcW w:w="3000" w:type="dxa"/>
            <w:vAlign w:val="center"/>
          </w:tcPr>
          <w:p w:rsidR="000F1252" w:rsidRDefault="00245843">
            <w:pPr>
              <w:rPr>
                <w:ins w:id="91463" w:author="Claude" w:date="2026-10-25T12:00:00Z"/>
              </w:rPr>
            </w:pPr>
            <w:ins w:id="91462" w:author="Claude" w:date="2026-10-25T12:00:00Z">
              <w:r>
                <w:rPr>
                  <w:sz w:val="20"/>
                  <w:szCs w:val="20"/>
                </w:rPr>
                <w:t>Probelauf, Abnahme (Ziel 5)</w:t>
              </w:r>
            </w:ins>
          </w:p>
        </w:tc>
      </w:tr>
      <w:tr w:rsidR="000F1252">
        <w:trPr>
          <w:cantSplit/>
          <w:trHeight w:val="400"/>
          <w:ins w:id="91464" w:author="Claude" w:date="2026-10-25T12:00:00Z"/>
        </w:trPr>
        <w:tc>
          <w:tcPr>
            <w:tcW w:w="600" w:type="dxa"/>
            <w:vAlign w:val="center"/>
          </w:tcPr>
          <w:p w:rsidR="000F1252" w:rsidRDefault="00245843">
            <w:pPr>
              <w:jc w:val="center"/>
              <w:rPr>
                <w:ins w:id="91466" w:author="Claude" w:date="2026-10-25T12:00:00Z"/>
              </w:rPr>
            </w:pPr>
            <w:ins w:id="91465" w:author="Claude" w:date="2026-10-25T12:00:00Z">
              <w:r>
                <w:rPr>
                  <w:b/>
                  <w:bCs/>
                  <w:sz w:val="20"/>
                  <w:szCs w:val="20"/>
                </w:rPr>
                <w:lastRenderedPageBreak/>
              </w:r>
              <w:r>
                <w:rPr>
                  <w:b/>
                  <w:bCs/>
                  <w:sz w:val="20"/>
                  <w:szCs w:val="20"/>
                </w:rPr>
                <w:t>A6</w:t>
              </w:r>
            </w:ins>
          </w:p>
        </w:tc>
        <w:tc>
          <w:tcPr>
            <w:tcW w:w="4371" w:type="dxa"/>
            <w:vAlign w:val="center"/>
          </w:tcPr>
          <w:p w:rsidR="000F1252" w:rsidRDefault="00245843">
            <w:pPr>
              <w:rPr>
                <w:ins w:id="91468" w:author="Claude" w:date="2026-10-25T12:00:00Z"/>
              </w:rPr>
            </w:pPr>
            <w:ins w:id="91467" w:author="Claude" w:date="2026-10-25T12:00:00Z">
              <w:r>
                <w:rPr>
                  <w:sz w:val="20"/>
                  <w:szCs w:val="20"/>
                </w:rPr>
                <w:t>Möglichst gute Werte bei K1–K5, K7, K8 und K10</w:t>
              </w:r>
            </w:ins>
          </w:p>
        </w:tc>
        <w:tc>
          <w:tcPr>
            <w:tcW w:w="1100" w:type="dxa"/>
            <w:vAlign w:val="center"/>
          </w:tcPr>
          <w:p w:rsidR="000F1252" w:rsidRDefault="00245843">
            <w:pPr>
              <w:jc w:val="center"/>
              <w:rPr>
                <w:ins w:id="91470" w:author="Claude" w:date="2026-10-25T12:00:00Z"/>
              </w:rPr>
            </w:pPr>
            <w:ins w:id="91469" w:author="Claude" w:date="2026-10-25T12:00:00Z">
              <w:r>
                <w:rPr>
                  <w:sz w:val="20"/>
                  <w:szCs w:val="20"/>
                </w:rPr>
                <w:t>WUNSCH</w:t>
              </w:r>
            </w:ins>
          </w:p>
        </w:tc>
        <w:tc>
          <w:tcPr>
            <w:tcW w:w="3000" w:type="dxa"/>
            <w:vAlign w:val="center"/>
          </w:tcPr>
          <w:p w:rsidR="000F1252" w:rsidRDefault="00245843">
            <w:pPr>
              <w:rPr>
                <w:ins w:id="91472" w:author="Claude" w:date="2026-10-25T12:00:00Z"/>
              </w:rPr>
            </w:pPr>
            <w:ins w:id="91471" w:author="Claude" w:date="2026-10-25T12:00:00Z">
              <w:r>
                <w:rPr>
                  <w:sz w:val="20"/>
                  <w:szCs w:val="20"/>
                </w:rPr>
                <w:t>Nutzwertanalyse</w:t>
              </w:r>
            </w:ins>
          </w:p>
        </w:tc>
      </w:tr>
      <w:tr w:rsidR="000F1252">
        <w:trPr>
          <w:cantSplit/>
          <w:trHeight w:val="400"/>
          <w:ins w:id="91473" w:author="Claude" w:date="2026-10-25T12:00:00Z"/>
        </w:trPr>
        <w:tc>
          <w:tcPr>
            <w:tcW w:w="600" w:type="dxa"/>
            <w:vAlign w:val="center"/>
          </w:tcPr>
          <w:p w:rsidR="000F1252" w:rsidRDefault="00245843">
            <w:pPr>
              <w:jc w:val="center"/>
              <w:rPr>
                <w:ins w:id="91475" w:author="Claude" w:date="2026-10-25T12:00:00Z"/>
              </w:rPr>
            </w:pPr>
            <w:ins w:id="91474" w:author="Claude" w:date="2026-10-25T12:00:00Z">
              <w:r>
                <w:rPr>
                  <w:b/>
                  <w:bCs/>
                  <w:sz w:val="20"/>
                  <w:szCs w:val="20"/>
                </w:rPr>
                <w:t>A7</w:t>
              </w:r>
            </w:ins>
          </w:p>
        </w:tc>
        <w:tc>
          <w:tcPr>
            <w:tcW w:w="4371" w:type="dxa"/>
            <w:vAlign w:val="center"/>
          </w:tcPr>
          <w:p w:rsidR="000F1252" w:rsidRDefault="00245843">
            <w:pPr>
              <w:rPr>
                <w:ins w:id="91477" w:author="Claude" w:date="2026-10-25T12:00:00Z"/>
              </w:rPr>
            </w:pPr>
            <w:ins w:id="91476" w:author="Claude" w:date="2026-10-25T12:00:00Z">
              <w:r>
                <w:rPr>
                  <w:sz w:val="20"/>
                  <w:szCs w:val="20"/>
                </w:rPr>
                <w:t>Prompt-Tipps mit Beispielen für die drei Anlässe</w:t>
              </w:r>
            </w:ins>
          </w:p>
        </w:tc>
        <w:tc>
          <w:tcPr>
            <w:tcW w:w="1100" w:type="dxa"/>
            <w:vAlign w:val="center"/>
          </w:tcPr>
          <w:p w:rsidR="000F1252" w:rsidRDefault="00245843">
            <w:pPr>
              <w:jc w:val="center"/>
              <w:rPr>
                <w:ins w:id="91479" w:author="Claude" w:date="2026-10-25T12:00:00Z"/>
              </w:rPr>
            </w:pPr>
            <w:ins w:id="91478" w:author="Claude" w:date="2026-10-25T12:00:00Z">
              <w:r>
                <w:rPr>
                  <w:sz w:val="20"/>
                  <w:szCs w:val="20"/>
                </w:rPr>
                <w:t>WUNSCH</w:t>
              </w:r>
            </w:ins>
          </w:p>
        </w:tc>
        <w:tc>
          <w:tcPr>
            <w:tcW w:w="3000" w:type="dxa"/>
            <w:vAlign w:val="center"/>
          </w:tcPr>
          <w:p w:rsidR="000F1252" w:rsidRDefault="00245843">
            <w:pPr>
              <w:rPr>
                <w:ins w:id="91481" w:author="Claude" w:date="2026-10-25T12:00:00Z"/>
              </w:rPr>
            </w:pPr>
            <w:ins w:id="91480" w:author="Claude" w:date="2026-10-25T12:00:00Z">
              <w:r>
                <w:rPr>
                  <w:sz w:val="20"/>
                  <w:szCs w:val="20"/>
                </w:rPr>
                <w:t>Rückmeldung der Testperson</w:t>
              </w:r>
            </w:ins>
          </w:p>
        </w:tc>
      </w:tr>
      <w:tr w:rsidR="000F1252">
        <w:trPr>
          <w:cantSplit/>
          <w:trHeight w:val="400"/>
          <w:ins w:id="91482" w:author="Claude" w:date="2026-10-25T12:00:00Z"/>
        </w:trPr>
        <w:tc>
          <w:tcPr>
            <w:tcW w:w="600" w:type="dxa"/>
            <w:vAlign w:val="center"/>
          </w:tcPr>
          <w:p w:rsidR="000F1252" w:rsidRDefault="00245843">
            <w:pPr>
              <w:jc w:val="center"/>
              <w:rPr>
                <w:ins w:id="91484" w:author="Claude" w:date="2026-10-25T12:00:00Z"/>
              </w:rPr>
            </w:pPr>
            <w:ins w:id="91483" w:author="Claude" w:date="2026-10-25T12:00:00Z">
              <w:r>
                <w:rPr>
                  <w:b/>
                  <w:bCs/>
                  <w:sz w:val="20"/>
                  <w:szCs w:val="20"/>
                </w:rPr>
                <w:t>A8</w:t>
              </w:r>
            </w:ins>
          </w:p>
        </w:tc>
        <w:tc>
          <w:tcPr>
            <w:tcW w:w="4371" w:type="dxa"/>
            <w:vAlign w:val="center"/>
          </w:tcPr>
          <w:p w:rsidR="000F1252" w:rsidRDefault="00245843">
            <w:pPr>
              <w:rPr>
                <w:ins w:id="91486" w:author="Claude" w:date="2026-10-25T12:00:00Z"/>
              </w:rPr>
            </w:pPr>
            <w:ins w:id="91485" w:author="Claude" w:date="2026-10-25T12:00:00Z">
              <w:r>
                <w:rPr>
                  <w:sz w:val="20"/>
                  <w:szCs w:val="20"/>
                </w:rPr>
                <w:t>Hinweise für die Smartphone-App</w:t>
              </w:r>
            </w:ins>
          </w:p>
        </w:tc>
        <w:tc>
          <w:tcPr>
            <w:tcW w:w="1100" w:type="dxa"/>
            <w:vAlign w:val="center"/>
          </w:tcPr>
          <w:p w:rsidR="000F1252" w:rsidRDefault="00245843">
            <w:pPr>
              <w:jc w:val="center"/>
              <w:rPr>
                <w:ins w:id="91488" w:author="Claude" w:date="2026-10-25T12:00:00Z"/>
              </w:rPr>
            </w:pPr>
            <w:ins w:id="91487" w:author="Claude" w:date="2026-10-25T12:00:00Z">
              <w:r>
                <w:rPr>
                  <w:sz w:val="20"/>
                  <w:szCs w:val="20"/>
                </w:rPr>
                <w:t>WUNSCH</w:t>
              </w:r>
            </w:ins>
          </w:p>
        </w:tc>
        <w:tc>
          <w:tcPr>
            <w:tcW w:w="3000" w:type="dxa"/>
            <w:vAlign w:val="center"/>
          </w:tcPr>
          <w:p w:rsidR="000F1252" w:rsidRDefault="00245843">
            <w:pPr>
              <w:rPr>
                <w:ins w:id="91490" w:author="Claude" w:date="2026-10-25T12:00:00Z"/>
              </w:rPr>
            </w:pPr>
            <w:ins w:id="91489" w:author="Claude" w:date="2026-10-25T12:00:00Z">
              <w:r>
                <w:rPr>
                  <w:sz w:val="20"/>
                  <w:szCs w:val="20"/>
                </w:rPr>
                <w:t>Kurztest auf dem Smartphone</w:t>
              </w:r>
            </w:ins>
          </w:p>
        </w:tc>
      </w:tr>
    </w:tbl>
    <w:p w:rsidR="000F1252" w:rsidRDefault="00245843">
      <w:pPr>
        <w:spacing w:before="80"/>
        <w:rPr>
          <w:ins w:id="91492" w:author="Claude" w:date="2026-10-25T12:00:00Z"/>
        </w:rPr>
      </w:pPr>
      <w:ins w:id="91491" w:author="Claude" w:date="2026-10-25T12:00:00Z">
        <w:r>
          <w:t>MUSS-Anforderungen sind unverzichtbar und bis zur Abgabe erfüllt. WUNSCH-Anforderungen sind sinnvoll, aber optional.</w:t>
        </w:r>
      </w:ins>
    </w:p>
    <w:p w14:paraId="0C43601A" w14:textId="0AF587F9" w:rsidR="000F1252" w:rsidRDefault="00245843">
      <w:pPr>
        <w:pStyle w:val="berschrift3"/>
      </w:pPr>
      <w:bookmarkStart w:id="72" w:name="_heading=h.i8uapges1qnv"/>
      <w:bookmarkStart w:id="73" w:name="_Toc694596723"/>
      <w:bookmarkStart w:id="74" w:name="_Toc243474849"/>
      <w:bookmarkStart w:id="75" w:name="_Toc416645615"/>
      <w:bookmarkEnd w:id="72"/>
      <w:r>
        <w:t>Nutzwertanalyse (drei KI‑Tools)</w:t>
      </w:r>
      <w:bookmarkEnd w:id="73"/>
      <w:bookmarkEnd w:id="74"/>
      <w:bookmarkEnd w:id="75"/>
    </w:p>
    <w:p w14:paraId="0FCA6A17" w14:textId="77777777" w:rsidR="000F1252" w:rsidRDefault="00245843">
      <w:r>
        <w:t>Die Nutzwertanalyse ist eine Entscheidungsmethode, mit der sich mehrere Alternativen anhand gewichteter Kriterien vergleichen lassen. Die Kriterien werden gewichtet (total 100 %), jede Alternative wird pro Kriterium mit Punkten bewertet, die Punkte werden mit der Gewichtung multipliziert und zum Nutzwert addiert. Die Alternative mit dem höchsten Nutzwert ist die beste Wahl (</w:t>
      </w:r>
      <w:proofErr w:type="spellStart"/>
      <w:r>
        <w:t>Rübel</w:t>
      </w:r>
      <w:proofErr w:type="spellEnd"/>
      <w:r>
        <w:t xml:space="preserve"> 2026). Vorher prüfen wir die Muss-Kriterien: Ein Tool, das ein Muss-Kriterium nicht erfüllt, scheidet unabhängig von seinem Nutzwert aus.</w:t>
      </w:r>
    </w:p>
    <w:p w14:paraId="6354A103" w14:textId="77777777" w:rsidR="000F1252" w:rsidRDefault="00245843">
      <w:pPr>
        <w:keepNext/>
        <w:spacing w:before="160" w:after="40"/>
      </w:pPr>
      <w:r>
        <w:rPr>
          <w:b/>
          <w:bCs/>
        </w:rPr>
        <w:t>Kriterien und Gewichtung</w:t>
      </w:r>
    </w:p>
    <w:p w14:paraId="40B1D3D2" w14:textId="77777777" w:rsidR="000F1252" w:rsidRDefault="00245843">
      <w:pPr>
        <w:keepNext/>
        <w:spacing w:after="40"/>
      </w:pPr>
      <w:r>
        <w:t>Die zehn Kriterien leiten sich aus dem Lastenheft ab: K1–K5 sind funktional (was das Tool leistet), K6–K10 nicht-funktional (unter welchen Bedingungen). K6 und K9 sind Muss-Kriterien. Die Bewertungen tragen wir nach den Tests ein (Meilenstein M3).</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2500"/>
        <w:gridCol w:w="950"/>
        <w:gridCol w:w="700"/>
        <w:gridCol w:w="1100"/>
        <w:gridCol w:w="1100"/>
        <w:gridCol w:w="1100"/>
        <w:gridCol w:w="1621"/>
      </w:tblGrid>
      <w:tr w:rsidR="000F1252" w14:paraId="70F75BA8" w14:textId="77777777" w:rsidTr="4B173740">
        <w:trPr>
          <w:cantSplit/>
          <w:tblHeader/>
        </w:trPr>
        <w:tc>
          <w:tcPr>
            <w:tcW w:w="2500" w:type="dxa"/>
            <w:shd w:val="clear" w:color="auto" w:fill="DCE6F2"/>
            <w:vAlign w:val="center"/>
          </w:tcPr>
          <w:p w14:paraId="0117F011" w14:textId="77777777" w:rsidR="000F1252" w:rsidRDefault="00245843">
            <w:r>
              <w:rPr>
                <w:b/>
                <w:bCs/>
                <w:sz w:val="20"/>
                <w:szCs w:val="20"/>
              </w:rPr>
              <w:t>Kriterium</w:t>
            </w:r>
          </w:p>
        </w:tc>
        <w:tc>
          <w:tcPr>
            <w:tcW w:w="950" w:type="dxa"/>
            <w:shd w:val="clear" w:color="auto" w:fill="DCE6F2"/>
            <w:vAlign w:val="center"/>
          </w:tcPr>
          <w:p w14:paraId="0E616850" w14:textId="77777777" w:rsidR="000F1252" w:rsidRDefault="00245843">
            <w:pPr>
              <w:jc w:val="center"/>
            </w:pPr>
            <w:r>
              <w:rPr>
                <w:b/>
                <w:bCs/>
                <w:sz w:val="20"/>
                <w:szCs w:val="20"/>
              </w:rPr>
              <w:t>Gewich</w:t>
            </w:r>
            <w:r>
              <w:rPr>
                <w:b/>
                <w:bCs/>
                <w:sz w:val="20"/>
                <w:szCs w:val="20"/>
              </w:rPr>
              <w:softHyphen/>
              <w:t>tung</w:t>
            </w:r>
          </w:p>
        </w:tc>
        <w:tc>
          <w:tcPr>
            <w:tcW w:w="700" w:type="dxa"/>
            <w:shd w:val="clear" w:color="auto" w:fill="DCE6F2"/>
            <w:vAlign w:val="center"/>
          </w:tcPr>
          <w:p w14:paraId="49EB7804" w14:textId="77777777" w:rsidR="000F1252" w:rsidRDefault="00245843">
            <w:pPr>
              <w:jc w:val="center"/>
            </w:pPr>
            <w:r>
              <w:rPr>
                <w:b/>
                <w:bCs/>
                <w:sz w:val="20"/>
                <w:szCs w:val="20"/>
              </w:rPr>
              <w:t>Muss</w:t>
            </w:r>
          </w:p>
        </w:tc>
        <w:tc>
          <w:tcPr>
            <w:tcW w:w="1100" w:type="dxa"/>
            <w:shd w:val="clear" w:color="auto" w:fill="DCE6F2"/>
            <w:vAlign w:val="center"/>
          </w:tcPr>
          <w:p w14:paraId="69680436" w14:textId="77777777" w:rsidR="000F1252" w:rsidRDefault="00245843">
            <w:pPr>
              <w:jc w:val="center"/>
            </w:pPr>
            <w:r>
              <w:rPr>
                <w:b/>
                <w:bCs/>
                <w:sz w:val="20"/>
                <w:szCs w:val="20"/>
              </w:rPr>
              <w:t>Gemini</w:t>
            </w:r>
          </w:p>
        </w:tc>
        <w:tc>
          <w:tcPr>
            <w:tcW w:w="1100" w:type="dxa"/>
            <w:shd w:val="clear" w:color="auto" w:fill="DCE6F2"/>
            <w:vAlign w:val="center"/>
          </w:tcPr>
          <w:p w14:paraId="56766A2D" w14:textId="77777777" w:rsidR="000F1252" w:rsidRDefault="00245843">
            <w:pPr>
              <w:jc w:val="center"/>
            </w:pPr>
            <w:r>
              <w:rPr>
                <w:b/>
                <w:bCs/>
                <w:sz w:val="20"/>
                <w:szCs w:val="20"/>
              </w:rPr>
              <w:t>ChatGPT</w:t>
            </w:r>
          </w:p>
        </w:tc>
        <w:tc>
          <w:tcPr>
            <w:tcW w:w="1100" w:type="dxa"/>
            <w:shd w:val="clear" w:color="auto" w:fill="DCE6F2"/>
            <w:vAlign w:val="center"/>
          </w:tcPr>
          <w:p w14:paraId="17D42308" w14:textId="77777777" w:rsidR="000F1252" w:rsidRDefault="00245843">
            <w:pPr>
              <w:jc w:val="center"/>
            </w:pPr>
            <w:proofErr w:type="spellStart"/>
            <w:r>
              <w:rPr>
                <w:b/>
                <w:bCs/>
                <w:sz w:val="16"/>
                <w:szCs w:val="16"/>
              </w:rPr>
              <w:t>Leonardo.Ai</w:t>
            </w:r>
            <w:proofErr w:type="spellEnd"/>
          </w:p>
        </w:tc>
        <w:tc>
          <w:tcPr>
            <w:tcW w:w="1621" w:type="dxa"/>
            <w:shd w:val="clear" w:color="auto" w:fill="DCE6F2"/>
            <w:vAlign w:val="center"/>
          </w:tcPr>
          <w:p w14:paraId="4050A5D9" w14:textId="77777777" w:rsidR="000F1252" w:rsidRDefault="00245843">
            <w:r>
              <w:rPr>
                <w:b/>
                <w:bCs/>
                <w:sz w:val="20"/>
                <w:szCs w:val="20"/>
              </w:rPr>
              <w:t>Begründung</w:t>
            </w:r>
          </w:p>
        </w:tc>
      </w:tr>
      <w:tr w:rsidR="000F1252" w14:paraId="65A89F3F" w14:textId="77777777" w:rsidTr="4B173740">
        <w:trPr>
          <w:cantSplit/>
          <w:trHeight w:val="520"/>
        </w:trPr>
        <w:tc>
          <w:tcPr>
            <w:tcW w:w="2500" w:type="dxa"/>
            <w:vAlign w:val="center"/>
          </w:tcPr>
          <w:p w14:paraId="5C843676" w14:textId="77777777" w:rsidR="000F1252" w:rsidRDefault="00245843">
            <w:r>
              <w:rPr>
                <w:b/>
                <w:bCs/>
                <w:sz w:val="20"/>
                <w:szCs w:val="20"/>
              </w:rPr>
              <w:t>K1 Bildqualität</w:t>
            </w:r>
            <w:r>
              <w:rPr>
                <w:sz w:val="20"/>
                <w:szCs w:val="20"/>
              </w:rPr>
              <w:br/>
            </w:r>
            <w:r>
              <w:rPr>
                <w:i/>
                <w:iCs/>
                <w:color w:val="595959"/>
                <w:sz w:val="18"/>
                <w:szCs w:val="18"/>
              </w:rPr>
              <w:t>funktional</w:t>
            </w:r>
          </w:p>
        </w:tc>
        <w:tc>
          <w:tcPr>
            <w:tcW w:w="950" w:type="dxa"/>
            <w:vAlign w:val="center"/>
          </w:tcPr>
          <w:p w14:paraId="572A456D" w14:textId="77777777" w:rsidR="000F1252" w:rsidRDefault="00245843">
            <w:pPr>
              <w:jc w:val="center"/>
            </w:pPr>
            <w:r>
              <w:rPr>
                <w:sz w:val="20"/>
                <w:szCs w:val="20"/>
              </w:rPr>
              <w:t>20 %</w:t>
            </w:r>
          </w:p>
        </w:tc>
        <w:tc>
          <w:tcPr>
            <w:tcW w:w="700" w:type="dxa"/>
            <w:vAlign w:val="center"/>
          </w:tcPr>
          <w:p w14:paraId="0BB64A68" w14:textId="77777777" w:rsidR="000F1252" w:rsidRDefault="00245843">
            <w:pPr>
              <w:jc w:val="center"/>
            </w:pPr>
            <w:r>
              <w:rPr>
                <w:sz w:val="20"/>
                <w:szCs w:val="20"/>
              </w:rPr>
              <w:t>–</w:t>
            </w:r>
          </w:p>
        </w:tc>
        <w:tc>
          <w:tcPr>
            <w:tcW w:w="1100" w:type="dxa"/>
            <w:vAlign w:val="center"/>
          </w:tcPr>
          <w:p w14:paraId="6B512928" w14:textId="77777777" w:rsidR="000F1252" w:rsidRDefault="000F1252">
            <w:pPr>
              <w:jc w:val="center"/>
            </w:pPr>
            <w:del w:id="91029" w:author="Claude" w:date="2026-10-25T12:00:00Z">
              <w:r>
                <w:rPr>
                  <w:sz w:val="20"/>
                  <w:szCs w:val="20"/>
                </w:rPr>
                <w:delText>4,8</w:delText>
              </w:r>
            </w:del>
            <w:ins w:id="91030" w:author="Claude" w:date="2026-10-25T12:00:00Z">
              <w:r>
                <w:rPr>
                  <w:sz w:val="20"/>
                  <w:szCs w:val="20"/>
                </w:rPr>
                <w:t xml:space="preserve">4,5</w:t>
              </w:r>
            </w:ins>
          </w:p>
        </w:tc>
        <w:tc>
          <w:tcPr>
            <w:tcW w:w="1100" w:type="dxa"/>
            <w:vAlign w:val="center"/>
          </w:tcPr>
          <w:p w14:paraId="23A4D846" w14:textId="77777777" w:rsidR="000F1252" w:rsidRDefault="000F1252">
            <w:pPr>
              <w:jc w:val="center"/>
            </w:pPr>
            <w:del w:id="91037" w:author="Claude" w:date="2026-10-25T12:00:00Z">
              <w:r>
                <w:rPr>
                  <w:sz w:val="20"/>
                  <w:szCs w:val="20"/>
                </w:rPr>
                <w:delText>5,0</w:delText>
              </w:r>
            </w:del>
            <w:ins w:id="91038" w:author="Claude" w:date="2026-10-25T12:00:00Z">
              <w:r>
                <w:rPr>
                  <w:sz w:val="20"/>
                  <w:szCs w:val="20"/>
                </w:rPr>
                <w:t xml:space="preserve">4,7</w:t>
              </w:r>
            </w:ins>
          </w:p>
        </w:tc>
        <w:tc>
          <w:tcPr>
            <w:tcW w:w="1100" w:type="dxa"/>
            <w:vAlign w:val="center"/>
          </w:tcPr>
          <w:p w14:paraId="0609A8C2" w14:textId="77777777" w:rsidR="000F1252" w:rsidRDefault="000F1252">
            <w:pPr>
              <w:jc w:val="center"/>
            </w:pPr>
            <w:del w:id="91041" w:author="Claude" w:date="2026-10-25T12:00:00Z">
              <w:r>
                <w:rPr>
                  <w:sz w:val="20"/>
                  <w:szCs w:val="20"/>
                </w:rPr>
                <w:delText>4,8</w:delText>
              </w:r>
            </w:del>
            <w:ins w:id="91042" w:author="Claude" w:date="2026-10-25T12:00:00Z">
              <w:r>
                <w:rPr>
                  <w:sz w:val="20"/>
                  <w:szCs w:val="20"/>
                </w:rPr>
                <w:t xml:space="preserve">4,5</w:t>
              </w:r>
            </w:ins>
          </w:p>
        </w:tc>
        <w:tc>
          <w:tcPr>
            <w:tcW w:w="1621" w:type="dxa"/>
            <w:vAlign w:val="center"/>
          </w:tcPr>
          <w:p w14:paraId="3B9BDE36" w14:textId="77777777" w:rsidR="000F1252" w:rsidRDefault="000F1252">
            <w:del w:id="91075" w:author="Claude" w:date="2026-10-25T12:00:00Z">
              <w:r>
                <w:rPr>
                  <w:sz w:val="20"/>
                  <w:szCs w:val="20"/>
                </w:rPr>
                <w:delText xml:space="preserve">Abzüge:</w:delText>
              </w:r>
            </w:del>
            <w:ins w:id="91076" w:author="Claude" w:date="2026-10-25T12:00:00Z">
              <w:r>
                <w:rPr>
                  <w:sz w:val="20"/>
                  <w:szCs w:val="20"/>
                </w:rPr>
                <w:t xml:space="preserve">Abzüge u. a.:</w:t>
              </w:r>
            </w:ins>
            <w:r>
              <w:rPr>
                <w:sz w:val="20"/>
                <w:szCs w:val="20"/>
              </w:rPr>
              <w:t xml:space="preserve"> Gemini P5 und </w:t>
            </w:r>
            <w:proofErr w:type="spellStart"/>
            <w:r>
              <w:rPr>
                <w:sz w:val="20"/>
                <w:szCs w:val="20"/>
              </w:rPr>
              <w:t>Leonardo.Ai</w:t>
            </w:r>
            <w:proofErr w:type="spellEnd"/>
            <w:r>
              <w:rPr>
                <w:sz w:val="20"/>
                <w:szCs w:val="20"/>
              </w:rPr>
              <w:t xml:space="preserve"> P5 (Fehler in Nebentexten).</w:t>
            </w:r>
          </w:p>
        </w:tc>
      </w:tr>
      <w:tr w:rsidR="000F1252" w14:paraId="554717FB" w14:textId="77777777" w:rsidTr="4B173740">
        <w:trPr>
          <w:cantSplit/>
          <w:trHeight w:val="520"/>
        </w:trPr>
        <w:tc>
          <w:tcPr>
            <w:tcW w:w="2500" w:type="dxa"/>
            <w:vAlign w:val="center"/>
          </w:tcPr>
          <w:p w14:paraId="10F227BB" w14:textId="77777777" w:rsidR="000F1252" w:rsidRDefault="00245843">
            <w:r>
              <w:rPr>
                <w:b/>
                <w:bCs/>
                <w:sz w:val="20"/>
                <w:szCs w:val="20"/>
              </w:rPr>
              <w:t>K2 Prompt-Treue</w:t>
            </w:r>
            <w:r>
              <w:rPr>
                <w:sz w:val="20"/>
                <w:szCs w:val="20"/>
              </w:rPr>
              <w:br/>
            </w:r>
            <w:r>
              <w:rPr>
                <w:i/>
                <w:iCs/>
                <w:color w:val="595959"/>
                <w:sz w:val="18"/>
                <w:szCs w:val="18"/>
              </w:rPr>
              <w:t>funktional</w:t>
            </w:r>
          </w:p>
        </w:tc>
        <w:tc>
          <w:tcPr>
            <w:tcW w:w="950" w:type="dxa"/>
            <w:vAlign w:val="center"/>
          </w:tcPr>
          <w:p w14:paraId="34EADD5E" w14:textId="77777777" w:rsidR="000F1252" w:rsidRDefault="00245843">
            <w:pPr>
              <w:jc w:val="center"/>
            </w:pPr>
            <w:r>
              <w:rPr>
                <w:sz w:val="20"/>
                <w:szCs w:val="20"/>
              </w:rPr>
              <w:t>15 %</w:t>
            </w:r>
          </w:p>
        </w:tc>
        <w:tc>
          <w:tcPr>
            <w:tcW w:w="700" w:type="dxa"/>
            <w:vAlign w:val="center"/>
          </w:tcPr>
          <w:p w14:paraId="313B2DF9" w14:textId="77777777" w:rsidR="000F1252" w:rsidRDefault="00245843">
            <w:pPr>
              <w:jc w:val="center"/>
            </w:pPr>
            <w:r>
              <w:rPr>
                <w:sz w:val="20"/>
                <w:szCs w:val="20"/>
              </w:rPr>
              <w:t>–</w:t>
            </w:r>
          </w:p>
        </w:tc>
        <w:tc>
          <w:tcPr>
            <w:tcW w:w="1100" w:type="dxa"/>
            <w:vAlign w:val="center"/>
          </w:tcPr>
          <w:p w14:paraId="465F8698" w14:textId="77777777" w:rsidR="000F1252" w:rsidRDefault="000F1252">
            <w:pPr>
              <w:jc w:val="center"/>
            </w:pPr>
            <w:del w:id="91031" w:author="Claude" w:date="2026-10-25T12:00:00Z">
              <w:r>
                <w:rPr>
                  <w:sz w:val="20"/>
                  <w:szCs w:val="20"/>
                </w:rPr>
                <w:delText>4,0</w:delText>
              </w:r>
            </w:del>
            <w:ins w:id="91032" w:author="Claude" w:date="2026-10-25T12:00:00Z">
              <w:r>
                <w:rPr>
                  <w:sz w:val="20"/>
                  <w:szCs w:val="20"/>
                </w:rPr>
                <w:t xml:space="preserve">3,8</w:t>
              </w:r>
            </w:ins>
          </w:p>
        </w:tc>
        <w:tc>
          <w:tcPr>
            <w:tcW w:w="1100" w:type="dxa"/>
            <w:vAlign w:val="center"/>
          </w:tcPr>
          <w:p w14:paraId="59BB4697" w14:textId="77777777" w:rsidR="000F1252" w:rsidRDefault="000F1252">
            <w:pPr>
              <w:jc w:val="center"/>
            </w:pPr>
            <w:del w:id="91039" w:author="Claude" w:date="2026-10-25T12:00:00Z">
              <w:r>
                <w:rPr>
                  <w:sz w:val="20"/>
                  <w:szCs w:val="20"/>
                </w:rPr>
                <w:delText>5,0</w:delText>
              </w:r>
            </w:del>
            <w:ins w:id="91040" w:author="Claude" w:date="2026-10-25T12:00:00Z">
              <w:r>
                <w:rPr>
                  <w:sz w:val="20"/>
                  <w:szCs w:val="20"/>
                </w:rPr>
                <w:t xml:space="preserve">4,9</w:t>
              </w:r>
            </w:ins>
          </w:p>
        </w:tc>
        <w:tc>
          <w:tcPr>
            <w:tcW w:w="1100" w:type="dxa"/>
            <w:vAlign w:val="center"/>
          </w:tcPr>
          <w:p w14:paraId="008FF2BD" w14:textId="77777777" w:rsidR="000F1252" w:rsidRDefault="000F1252">
            <w:pPr>
              <w:jc w:val="center"/>
            </w:pPr>
            <w:del w:id="91043" w:author="Claude" w:date="2026-10-25T12:00:00Z">
              <w:r>
                <w:rPr>
                  <w:sz w:val="20"/>
                  <w:szCs w:val="20"/>
                </w:rPr>
                <w:delText>5,0</w:delText>
              </w:r>
            </w:del>
            <w:ins w:id="91044" w:author="Claude" w:date="2026-10-25T12:00:00Z">
              <w:r>
                <w:rPr>
                  <w:sz w:val="20"/>
                  <w:szCs w:val="20"/>
                </w:rPr>
                <w:t xml:space="preserve">4,6</w:t>
              </w:r>
            </w:ins>
          </w:p>
        </w:tc>
        <w:tc>
          <w:tcPr>
            <w:tcW w:w="1621" w:type="dxa"/>
            <w:vAlign w:val="center"/>
          </w:tcPr>
          <w:p w14:paraId="2D5FF502" w14:textId="77777777" w:rsidR="000F1252" w:rsidRDefault="000F1252">
            <w:r>
              <w:rPr>
                <w:sz w:val="20"/>
                <w:szCs w:val="20"/>
              </w:rPr>
              <w:t>Gemini fügt Ungefragtes hinzu oder weicht vom Prompt ab (P1–P4, P6).</w:t>
            </w:r>
          </w:p>
        </w:tc>
      </w:tr>
      <w:tr w:rsidR="000F1252" w14:paraId="20D828A5" w14:textId="77777777" w:rsidTr="4B173740">
        <w:trPr>
          <w:cantSplit/>
          <w:trHeight w:val="520"/>
        </w:trPr>
        <w:tc>
          <w:tcPr>
            <w:tcW w:w="2500" w:type="dxa"/>
            <w:vAlign w:val="center"/>
          </w:tcPr>
          <w:p w14:paraId="236FDDC0" w14:textId="77777777" w:rsidR="000F1252" w:rsidRDefault="00245843">
            <w:r>
              <w:rPr>
                <w:b/>
                <w:bCs/>
                <w:sz w:val="20"/>
                <w:szCs w:val="20"/>
              </w:rPr>
              <w:t>K3 Text im Bild</w:t>
            </w:r>
            <w:r>
              <w:rPr>
                <w:sz w:val="20"/>
                <w:szCs w:val="20"/>
              </w:rPr>
              <w:br/>
            </w:r>
            <w:r>
              <w:rPr>
                <w:i/>
                <w:iCs/>
                <w:color w:val="595959"/>
                <w:sz w:val="18"/>
                <w:szCs w:val="18"/>
              </w:rPr>
              <w:t>funktional</w:t>
            </w:r>
          </w:p>
        </w:tc>
        <w:tc>
          <w:tcPr>
            <w:tcW w:w="950" w:type="dxa"/>
            <w:vAlign w:val="center"/>
          </w:tcPr>
          <w:p w14:paraId="159ADDA7" w14:textId="77777777" w:rsidR="000F1252" w:rsidRDefault="00245843">
            <w:pPr>
              <w:jc w:val="center"/>
            </w:pPr>
            <w:r>
              <w:rPr>
                <w:sz w:val="20"/>
                <w:szCs w:val="20"/>
              </w:rPr>
              <w:t>10 %</w:t>
            </w:r>
          </w:p>
        </w:tc>
        <w:tc>
          <w:tcPr>
            <w:tcW w:w="700" w:type="dxa"/>
            <w:vAlign w:val="center"/>
          </w:tcPr>
          <w:p w14:paraId="71360D68" w14:textId="77777777" w:rsidR="000F1252" w:rsidRDefault="00245843">
            <w:pPr>
              <w:jc w:val="center"/>
            </w:pPr>
            <w:r>
              <w:rPr>
                <w:sz w:val="20"/>
                <w:szCs w:val="20"/>
              </w:rPr>
              <w:t>–</w:t>
            </w:r>
          </w:p>
        </w:tc>
        <w:tc>
          <w:tcPr>
            <w:tcW w:w="1100" w:type="dxa"/>
            <w:vAlign w:val="center"/>
          </w:tcPr>
          <w:p w14:paraId="41AD4265" w14:textId="77777777" w:rsidR="000F1252" w:rsidRDefault="000F1252">
            <w:pPr>
              <w:jc w:val="center"/>
            </w:pPr>
            <w:del w:id="91033" w:author="Claude" w:date="2026-10-25T12:00:00Z">
              <w:r>
                <w:rPr>
                  <w:sz w:val="20"/>
                  <w:szCs w:val="20"/>
                </w:rPr>
                <w:delText>5,0</w:delText>
              </w:r>
            </w:del>
            <w:ins w:id="91034" w:author="Claude" w:date="2026-10-25T12:00:00Z">
              <w:r>
                <w:rPr>
                  <w:sz w:val="20"/>
                  <w:szCs w:val="20"/>
                </w:rPr>
                <w:t xml:space="preserve">4,9</w:t>
              </w:r>
            </w:ins>
          </w:p>
        </w:tc>
        <w:tc>
          <w:tcPr>
            <w:tcW w:w="1100" w:type="dxa"/>
            <w:vAlign w:val="center"/>
          </w:tcPr>
          <w:p w14:paraId="2ED90106" w14:textId="77777777" w:rsidR="000F1252" w:rsidRDefault="000F1252">
            <w:pPr>
              <w:jc w:val="center"/>
            </w:pPr>
            <w:r>
              <w:rPr>
                <w:sz w:val="20"/>
                <w:szCs w:val="20"/>
              </w:rPr>
              <w:t>5,0</w:t>
            </w:r>
          </w:p>
        </w:tc>
        <w:tc>
          <w:tcPr>
            <w:tcW w:w="1100" w:type="dxa"/>
            <w:vAlign w:val="center"/>
          </w:tcPr>
          <w:p w14:paraId="5608FEF9" w14:textId="77777777" w:rsidR="000F1252" w:rsidRDefault="000F1252">
            <w:pPr>
              <w:jc w:val="center"/>
            </w:pPr>
            <w:del w:id="91045" w:author="Claude" w:date="2026-10-25T12:00:00Z">
              <w:r>
                <w:rPr>
                  <w:sz w:val="20"/>
                  <w:szCs w:val="20"/>
                </w:rPr>
                <w:delText>5,0</w:delText>
              </w:r>
            </w:del>
            <w:ins w:id="91046" w:author="Claude" w:date="2026-10-25T12:00:00Z">
              <w:r>
                <w:rPr>
                  <w:sz w:val="20"/>
                  <w:szCs w:val="20"/>
                </w:rPr>
                <w:t xml:space="preserve">4,9</w:t>
              </w:r>
            </w:ins>
          </w:p>
        </w:tc>
        <w:tc>
          <w:tcPr>
            <w:tcW w:w="1621" w:type="dxa"/>
            <w:vAlign w:val="center"/>
          </w:tcPr>
          <w:p w14:paraId="322A6E59" w14:textId="77777777" w:rsidR="000F1252" w:rsidRDefault="000F1252">
            <w:del w:id="91079" w:author="Claude" w:date="2026-10-25T12:00:00Z">
              <w:r>
                <w:rPr>
                  <w:sz w:val="20"/>
                  <w:szCs w:val="20"/>
                </w:rPr>
                <w:delText>Verlangter Text bei allen Bildern fehlerfrei.</w:delText>
              </w:r>
            </w:del>
            <w:ins w:id="91080" w:author="Claude" w:date="2026-10-25T12:00:00Z">
              <w:r>
                <w:rPr>
                  <w:sz w:val="20"/>
                  <w:szCs w:val="20"/>
                </w:rPr>
                <w:t xml:space="preserve">Verlangter Text bei allen Bildern fehlerfrei; Abzüge u. a. bei Gemini P5 und Leonardo.Ai P5 (Fehler in Nebentexten).</w:t>
              </w:r>
            </w:ins>
          </w:p>
        </w:tc>
      </w:tr>
      <w:tr w:rsidR="000F1252" w14:paraId="3375856D" w14:textId="77777777" w:rsidTr="4B173740">
        <w:trPr>
          <w:cantSplit/>
          <w:trHeight w:val="520"/>
        </w:trPr>
        <w:tc>
          <w:tcPr>
            <w:tcW w:w="2500" w:type="dxa"/>
            <w:vAlign w:val="center"/>
          </w:tcPr>
          <w:p w14:paraId="1F9C1364" w14:textId="77777777" w:rsidR="000F1252" w:rsidRDefault="00245843">
            <w:r>
              <w:rPr>
                <w:b/>
                <w:bCs/>
                <w:sz w:val="20"/>
                <w:szCs w:val="20"/>
              </w:rPr>
              <w:t>K4 Stilvielfalt</w:t>
            </w:r>
            <w:r>
              <w:rPr>
                <w:sz w:val="20"/>
                <w:szCs w:val="20"/>
              </w:rPr>
              <w:br/>
            </w:r>
            <w:r>
              <w:rPr>
                <w:i/>
                <w:iCs/>
                <w:color w:val="595959"/>
                <w:sz w:val="18"/>
                <w:szCs w:val="18"/>
              </w:rPr>
              <w:t>funktional</w:t>
            </w:r>
          </w:p>
        </w:tc>
        <w:tc>
          <w:tcPr>
            <w:tcW w:w="950" w:type="dxa"/>
            <w:vAlign w:val="center"/>
          </w:tcPr>
          <w:p w14:paraId="41A0A7D0" w14:textId="77777777" w:rsidR="000F1252" w:rsidRDefault="00245843">
            <w:pPr>
              <w:jc w:val="center"/>
            </w:pPr>
            <w:r>
              <w:rPr>
                <w:sz w:val="20"/>
                <w:szCs w:val="20"/>
              </w:rPr>
              <w:t>10 %</w:t>
            </w:r>
          </w:p>
        </w:tc>
        <w:tc>
          <w:tcPr>
            <w:tcW w:w="700" w:type="dxa"/>
            <w:vAlign w:val="center"/>
          </w:tcPr>
          <w:p w14:paraId="4B52B127" w14:textId="77777777" w:rsidR="000F1252" w:rsidRDefault="00245843">
            <w:pPr>
              <w:jc w:val="center"/>
            </w:pPr>
            <w:r>
              <w:rPr>
                <w:sz w:val="20"/>
                <w:szCs w:val="20"/>
              </w:rPr>
              <w:t>–</w:t>
            </w:r>
          </w:p>
        </w:tc>
        <w:tc>
          <w:tcPr>
            <w:tcW w:w="1100" w:type="dxa"/>
            <w:vAlign w:val="center"/>
          </w:tcPr>
          <w:p w14:paraId="3E62EFCC" w14:textId="77777777" w:rsidR="000F1252" w:rsidRDefault="000F1252">
            <w:pPr>
              <w:jc w:val="center"/>
            </w:pPr>
            <w:r>
              <w:rPr>
                <w:sz w:val="20"/>
                <w:szCs w:val="20"/>
              </w:rPr>
              <w:t>4,8</w:t>
            </w:r>
          </w:p>
        </w:tc>
        <w:tc>
          <w:tcPr>
            <w:tcW w:w="1100" w:type="dxa"/>
            <w:vAlign w:val="center"/>
          </w:tcPr>
          <w:p w14:paraId="74963BA6" w14:textId="77777777" w:rsidR="000F1252" w:rsidRDefault="000F1252">
            <w:pPr>
              <w:jc w:val="center"/>
            </w:pPr>
            <w:r>
              <w:rPr>
                <w:sz w:val="20"/>
                <w:szCs w:val="20"/>
              </w:rPr>
              <w:t>4,8</w:t>
            </w:r>
          </w:p>
        </w:tc>
        <w:tc>
          <w:tcPr>
            <w:tcW w:w="1100" w:type="dxa"/>
            <w:vAlign w:val="center"/>
          </w:tcPr>
          <w:p w14:paraId="427B47A4" w14:textId="77777777" w:rsidR="000F1252" w:rsidRDefault="000F1252">
            <w:pPr>
              <w:jc w:val="center"/>
            </w:pPr>
            <w:del w:id="91047" w:author="Claude" w:date="2026-10-25T12:00:00Z">
              <w:r>
                <w:rPr>
                  <w:sz w:val="20"/>
                  <w:szCs w:val="20"/>
                </w:rPr>
                <w:delText>4,8</w:delText>
              </w:r>
            </w:del>
            <w:ins w:id="91048" w:author="Claude" w:date="2026-10-25T12:00:00Z">
              <w:r>
                <w:rPr>
                  <w:sz w:val="20"/>
                  <w:szCs w:val="20"/>
                </w:rPr>
                <w:t xml:space="preserve">4,4</w:t>
              </w:r>
            </w:ins>
          </w:p>
        </w:tc>
        <w:tc>
          <w:tcPr>
            <w:tcW w:w="1621" w:type="dxa"/>
            <w:vAlign w:val="center"/>
          </w:tcPr>
          <w:p w14:paraId="0E782D7B" w14:textId="77777777" w:rsidR="000F1252" w:rsidRDefault="000F1252">
            <w:del w:id="91077" w:author="Claude" w:date="2026-10-25T12:00:00Z">
              <w:r>
                <w:rPr>
                  <w:sz w:val="20"/>
                  <w:szCs w:val="20"/>
                </w:rPr>
                <w:delText xml:space="preserve">Abzüge:</w:delText>
              </w:r>
            </w:del>
            <w:ins w:id="91078" w:author="Claude" w:date="2026-10-25T12:00:00Z">
              <w:r>
                <w:rPr>
                  <w:sz w:val="20"/>
                  <w:szCs w:val="20"/>
                </w:rPr>
                <w:t xml:space="preserve">Abzüge u. a.:</w:t>
              </w:r>
            </w:ins>
            <w:r>
              <w:rPr>
                <w:sz w:val="20"/>
                <w:szCs w:val="20"/>
              </w:rPr>
              <w:t xml:space="preserve"> Gemini P4, ChatGPT P4, </w:t>
            </w:r>
            <w:proofErr w:type="spellStart"/>
            <w:r>
              <w:rPr>
                <w:sz w:val="20"/>
                <w:szCs w:val="20"/>
              </w:rPr>
              <w:t>Leonardo.Ai</w:t>
            </w:r>
            <w:proofErr w:type="spellEnd"/>
            <w:r>
              <w:rPr>
                <w:sz w:val="20"/>
                <w:szCs w:val="20"/>
              </w:rPr>
              <w:t xml:space="preserve"> P1.</w:t>
            </w:r>
          </w:p>
        </w:tc>
      </w:tr>
      <w:tr w:rsidR="000F1252" w14:paraId="3CCFCB83" w14:textId="77777777" w:rsidTr="4B173740">
        <w:trPr>
          <w:cantSplit/>
          <w:trHeight w:val="520"/>
        </w:trPr>
        <w:tc>
          <w:tcPr>
            <w:tcW w:w="2500" w:type="dxa"/>
            <w:vAlign w:val="center"/>
          </w:tcPr>
          <w:p w14:paraId="3E8C73D9" w14:textId="77777777" w:rsidR="000F1252" w:rsidRDefault="00245843">
            <w:r>
              <w:rPr>
                <w:b/>
                <w:bCs/>
                <w:sz w:val="20"/>
                <w:szCs w:val="20"/>
              </w:rPr>
              <w:lastRenderedPageBreak/>
              <w:t>K5 Anpassen per Folge</w:t>
            </w:r>
            <w:r>
              <w:rPr>
                <w:b/>
                <w:bCs/>
                <w:sz w:val="20"/>
                <w:szCs w:val="20"/>
              </w:rPr>
              <w:noBreakHyphen/>
              <w:t>Prompt</w:t>
            </w:r>
            <w:r>
              <w:rPr>
                <w:sz w:val="20"/>
                <w:szCs w:val="20"/>
              </w:rPr>
              <w:br/>
            </w:r>
            <w:r>
              <w:rPr>
                <w:i/>
                <w:iCs/>
                <w:color w:val="595959"/>
                <w:sz w:val="18"/>
                <w:szCs w:val="18"/>
              </w:rPr>
              <w:t>funktional</w:t>
            </w:r>
          </w:p>
        </w:tc>
        <w:tc>
          <w:tcPr>
            <w:tcW w:w="950" w:type="dxa"/>
            <w:vAlign w:val="center"/>
          </w:tcPr>
          <w:p w14:paraId="2D453016" w14:textId="77777777" w:rsidR="000F1252" w:rsidRDefault="00245843">
            <w:pPr>
              <w:jc w:val="center"/>
            </w:pPr>
            <w:r>
              <w:rPr>
                <w:sz w:val="20"/>
                <w:szCs w:val="20"/>
              </w:rPr>
              <w:t>5 %</w:t>
            </w:r>
          </w:p>
        </w:tc>
        <w:tc>
          <w:tcPr>
            <w:tcW w:w="700" w:type="dxa"/>
            <w:vAlign w:val="center"/>
          </w:tcPr>
          <w:p w14:paraId="5252972E" w14:textId="77777777" w:rsidR="000F1252" w:rsidRDefault="00245843">
            <w:pPr>
              <w:jc w:val="center"/>
            </w:pPr>
            <w:r>
              <w:rPr>
                <w:sz w:val="20"/>
                <w:szCs w:val="20"/>
              </w:rPr>
              <w:t>–</w:t>
            </w:r>
          </w:p>
        </w:tc>
        <w:tc>
          <w:tcPr>
            <w:tcW w:w="1100" w:type="dxa"/>
            <w:vAlign w:val="center"/>
          </w:tcPr>
          <w:p w14:paraId="457E9BB9" w14:textId="77777777" w:rsidR="000F1252" w:rsidRDefault="000F1252">
            <w:pPr>
              <w:jc w:val="center"/>
            </w:pPr>
            <w:r>
              <w:rPr>
                <w:sz w:val="20"/>
                <w:szCs w:val="20"/>
              </w:rPr>
              <w:t>5,0</w:t>
            </w:r>
          </w:p>
        </w:tc>
        <w:tc>
          <w:tcPr>
            <w:tcW w:w="1100" w:type="dxa"/>
            <w:vAlign w:val="center"/>
          </w:tcPr>
          <w:p w14:paraId="2528E425" w14:textId="77777777" w:rsidR="000F1252" w:rsidRDefault="000F1252">
            <w:pPr>
              <w:jc w:val="center"/>
            </w:pPr>
            <w:r>
              <w:rPr>
                <w:sz w:val="20"/>
                <w:szCs w:val="20"/>
              </w:rPr>
              <w:t>5,0</w:t>
            </w:r>
          </w:p>
        </w:tc>
        <w:tc>
          <w:tcPr>
            <w:tcW w:w="1100" w:type="dxa"/>
            <w:vAlign w:val="center"/>
          </w:tcPr>
          <w:p w14:paraId="2CC53469" w14:textId="77777777" w:rsidR="000F1252" w:rsidRDefault="000F1252">
            <w:pPr>
              <w:jc w:val="center"/>
            </w:pPr>
            <w:del w:id="91049" w:author="Claude" w:date="2026-10-25T12:00:00Z">
              <w:r>
                <w:rPr>
                  <w:sz w:val="20"/>
                  <w:szCs w:val="20"/>
                </w:rPr>
                <w:delText>4,0</w:delText>
              </w:r>
            </w:del>
            <w:ins w:id="91050" w:author="Claude" w:date="2026-10-25T12:00:00Z">
              <w:r>
                <w:rPr>
                  <w:sz w:val="20"/>
                  <w:szCs w:val="20"/>
                </w:rPr>
                <w:t xml:space="preserve">3,0</w:t>
              </w:r>
            </w:ins>
          </w:p>
        </w:tc>
        <w:tc>
          <w:tcPr>
            <w:tcW w:w="1621" w:type="dxa"/>
            <w:vAlign w:val="center"/>
          </w:tcPr>
          <w:p w14:paraId="2478793C" w14:textId="77777777" w:rsidR="000F1252" w:rsidRDefault="000F1252" w:rsidP="0A235E51">
            <w:proofErr w:type="spellStart"/>
            <w:r>
              <w:rPr>
                <w:sz w:val="20"/>
                <w:szCs w:val="20"/>
              </w:rPr>
              <w:t>Leonardo.Ai</w:t>
            </w:r>
            <w:proofErr w:type="spellEnd"/>
            <w:r>
              <w:rPr>
                <w:sz w:val="20"/>
                <w:szCs w:val="20"/>
              </w:rPr>
              <w:t>: Änderung umgesetzt, aber vier statt drei Ballone (zusätzlich Gelb).</w:t>
            </w:r>
          </w:p>
        </w:tc>
      </w:tr>
      <w:tr w:rsidR="000F1252" w14:paraId="759D880A" w14:textId="77777777" w:rsidTr="4B173740">
        <w:trPr>
          <w:cantSplit/>
          <w:trHeight w:val="520"/>
        </w:trPr>
        <w:tc>
          <w:tcPr>
            <w:tcW w:w="2500" w:type="dxa"/>
            <w:vAlign w:val="center"/>
          </w:tcPr>
          <w:p w14:paraId="0ABF3CD5" w14:textId="77777777" w:rsidR="000F1252" w:rsidRDefault="00245843">
            <w:r>
              <w:rPr>
                <w:b/>
                <w:bCs/>
                <w:sz w:val="20"/>
                <w:szCs w:val="20"/>
              </w:rPr>
              <w:t>K6 Kostenlos nutzbar</w:t>
            </w:r>
            <w:r>
              <w:rPr>
                <w:sz w:val="20"/>
                <w:szCs w:val="20"/>
              </w:rPr>
              <w:br/>
            </w:r>
            <w:r>
              <w:rPr>
                <w:i/>
                <w:iCs/>
                <w:color w:val="595959"/>
                <w:sz w:val="18"/>
                <w:szCs w:val="18"/>
              </w:rPr>
              <w:t>nicht-funktional</w:t>
            </w:r>
          </w:p>
        </w:tc>
        <w:tc>
          <w:tcPr>
            <w:tcW w:w="950" w:type="dxa"/>
            <w:vAlign w:val="center"/>
          </w:tcPr>
          <w:p w14:paraId="658D5B7E" w14:textId="77777777" w:rsidR="000F1252" w:rsidRDefault="00245843">
            <w:pPr>
              <w:jc w:val="center"/>
            </w:pPr>
            <w:r>
              <w:rPr>
                <w:sz w:val="20"/>
                <w:szCs w:val="20"/>
              </w:rPr>
              <w:t>10 %</w:t>
            </w:r>
          </w:p>
        </w:tc>
        <w:tc>
          <w:tcPr>
            <w:tcW w:w="700" w:type="dxa"/>
            <w:vAlign w:val="center"/>
          </w:tcPr>
          <w:p w14:paraId="7AFBDFBD" w14:textId="77777777" w:rsidR="000F1252" w:rsidRDefault="00245843">
            <w:pPr>
              <w:jc w:val="center"/>
            </w:pPr>
            <w:r>
              <w:rPr>
                <w:b/>
                <w:bCs/>
                <w:sz w:val="20"/>
                <w:szCs w:val="20"/>
              </w:rPr>
              <w:t>Ja</w:t>
            </w:r>
          </w:p>
        </w:tc>
        <w:tc>
          <w:tcPr>
            <w:tcW w:w="1100" w:type="dxa"/>
            <w:vAlign w:val="center"/>
          </w:tcPr>
          <w:p w14:paraId="2BC3563D" w14:textId="77777777" w:rsidR="000F1252" w:rsidRDefault="000F1252">
            <w:pPr>
              <w:jc w:val="center"/>
            </w:pPr>
            <w:r>
              <w:rPr>
                <w:sz w:val="20"/>
                <w:szCs w:val="20"/>
              </w:rPr>
              <w:t>5,0</w:t>
            </w:r>
          </w:p>
        </w:tc>
        <w:tc>
          <w:tcPr>
            <w:tcW w:w="1100" w:type="dxa"/>
            <w:vAlign w:val="center"/>
          </w:tcPr>
          <w:p w14:paraId="7FD0304F" w14:textId="77777777" w:rsidR="000F1252" w:rsidRDefault="000F1252">
            <w:pPr>
              <w:jc w:val="center"/>
            </w:pPr>
            <w:r>
              <w:rPr>
                <w:sz w:val="20"/>
                <w:szCs w:val="20"/>
              </w:rPr>
              <w:t>5,0</w:t>
            </w:r>
          </w:p>
        </w:tc>
        <w:tc>
          <w:tcPr>
            <w:tcW w:w="1100" w:type="dxa"/>
            <w:vAlign w:val="center"/>
          </w:tcPr>
          <w:p w14:paraId="70DA31D8" w14:textId="77777777" w:rsidR="000F1252" w:rsidRDefault="000F1252">
            <w:pPr>
              <w:jc w:val="center"/>
            </w:pPr>
            <w:r>
              <w:rPr>
                <w:sz w:val="20"/>
                <w:szCs w:val="20"/>
              </w:rPr>
              <w:t>5,0</w:t>
            </w:r>
          </w:p>
        </w:tc>
        <w:tc>
          <w:tcPr>
            <w:tcW w:w="1621" w:type="dxa"/>
            <w:vAlign w:val="center"/>
          </w:tcPr>
          <w:p w14:paraId="7DB721ED" w14:textId="77777777" w:rsidR="000F1252" w:rsidRDefault="000F1252">
            <w:r>
              <w:rPr>
                <w:sz w:val="20"/>
                <w:szCs w:val="20"/>
              </w:rPr>
              <w:t>Alle drei Tools bieten einen Gratis-Plan an.</w:t>
            </w:r>
          </w:p>
        </w:tc>
      </w:tr>
      <w:tr w:rsidR="000F1252" w14:paraId="6C1094EF" w14:textId="77777777" w:rsidTr="4B173740">
        <w:trPr>
          <w:cantSplit/>
          <w:trHeight w:val="520"/>
        </w:trPr>
        <w:tc>
          <w:tcPr>
            <w:tcW w:w="2500" w:type="dxa"/>
            <w:vAlign w:val="center"/>
          </w:tcPr>
          <w:p w14:paraId="3778ED15" w14:textId="77777777" w:rsidR="000F1252" w:rsidRDefault="00245843">
            <w:r>
              <w:rPr>
                <w:b/>
                <w:bCs/>
                <w:sz w:val="20"/>
                <w:szCs w:val="20"/>
              </w:rPr>
              <w:t>K7 Gratis-Kontingent</w:t>
            </w:r>
            <w:r>
              <w:rPr>
                <w:sz w:val="20"/>
                <w:szCs w:val="20"/>
              </w:rPr>
              <w:br/>
            </w:r>
            <w:r>
              <w:rPr>
                <w:i/>
                <w:iCs/>
                <w:color w:val="595959"/>
                <w:sz w:val="18"/>
                <w:szCs w:val="18"/>
              </w:rPr>
              <w:t>nicht-funktional</w:t>
            </w:r>
          </w:p>
        </w:tc>
        <w:tc>
          <w:tcPr>
            <w:tcW w:w="950" w:type="dxa"/>
            <w:vAlign w:val="center"/>
          </w:tcPr>
          <w:p w14:paraId="352C0570" w14:textId="77777777" w:rsidR="000F1252" w:rsidRDefault="00245843">
            <w:pPr>
              <w:jc w:val="center"/>
            </w:pPr>
            <w:r>
              <w:rPr>
                <w:sz w:val="20"/>
                <w:szCs w:val="20"/>
              </w:rPr>
              <w:t>5 %</w:t>
            </w:r>
          </w:p>
        </w:tc>
        <w:tc>
          <w:tcPr>
            <w:tcW w:w="700" w:type="dxa"/>
            <w:vAlign w:val="center"/>
          </w:tcPr>
          <w:p w14:paraId="74D9661D" w14:textId="77777777" w:rsidR="000F1252" w:rsidRDefault="00245843">
            <w:pPr>
              <w:jc w:val="center"/>
            </w:pPr>
            <w:r>
              <w:rPr>
                <w:sz w:val="20"/>
                <w:szCs w:val="20"/>
              </w:rPr>
              <w:t>–</w:t>
            </w:r>
          </w:p>
        </w:tc>
        <w:tc>
          <w:tcPr>
            <w:tcW w:w="1100" w:type="dxa"/>
            <w:vAlign w:val="center"/>
          </w:tcPr>
          <w:p w14:paraId="532F4ADD" w14:textId="77777777" w:rsidR="000F1252" w:rsidRDefault="000F1252">
            <w:pPr>
              <w:jc w:val="center"/>
            </w:pPr>
            <w:del w:id="91035" w:author="Claude" w:date="2026-10-25T12:00:00Z">
              <w:r>
                <w:rPr>
                  <w:sz w:val="20"/>
                  <w:szCs w:val="20"/>
                </w:rPr>
                <w:delText>5,0</w:delText>
              </w:r>
            </w:del>
            <w:ins w:id="91036" w:author="Claude" w:date="2026-10-25T12:00:00Z">
              <w:r>
                <w:rPr>
                  <w:sz w:val="20"/>
                  <w:szCs w:val="20"/>
                </w:rPr>
                <w:t xml:space="preserve">4,5</w:t>
              </w:r>
            </w:ins>
          </w:p>
        </w:tc>
        <w:tc>
          <w:tcPr>
            <w:tcW w:w="1100" w:type="dxa"/>
            <w:vAlign w:val="center"/>
          </w:tcPr>
          <w:p w14:paraId="5857E284" w14:textId="77777777" w:rsidR="000F1252" w:rsidRDefault="000F1252">
            <w:pPr>
              <w:jc w:val="center"/>
            </w:pPr>
            <w:r>
              <w:rPr>
                <w:sz w:val="20"/>
                <w:szCs w:val="20"/>
              </w:rPr>
              <w:t>3,0</w:t>
            </w:r>
          </w:p>
        </w:tc>
        <w:tc>
          <w:tcPr>
            <w:tcW w:w="1100" w:type="dxa"/>
            <w:vAlign w:val="center"/>
          </w:tcPr>
          <w:p w14:paraId="3E99C0D0" w14:textId="77777777" w:rsidR="000F1252" w:rsidRDefault="000F1252">
            <w:pPr>
              <w:jc w:val="center"/>
            </w:pPr>
            <w:r>
              <w:rPr>
                <w:sz w:val="20"/>
                <w:szCs w:val="20"/>
              </w:rPr>
              <w:t>4,0</w:t>
            </w:r>
          </w:p>
        </w:tc>
        <w:tc>
          <w:tcPr>
            <w:tcW w:w="1621" w:type="dxa"/>
            <w:vAlign w:val="center"/>
          </w:tcPr>
          <w:p w14:paraId="2B86C3C1" w14:textId="77777777" w:rsidR="000F1252" w:rsidRDefault="000F1252" w:rsidP="0A235E51">
            <w:r>
              <w:rPr>
                <w:sz w:val="20"/>
                <w:szCs w:val="20"/>
              </w:rPr>
              <w:t xml:space="preserve">ChatGPT: max. 5 Bilder pro Tag. </w:t>
            </w:r>
            <w:proofErr w:type="spellStart"/>
            <w:r>
              <w:rPr>
                <w:sz w:val="20"/>
                <w:szCs w:val="20"/>
              </w:rPr>
              <w:t>Leonardo.Ai</w:t>
            </w:r>
            <w:proofErr w:type="spellEnd"/>
            <w:r>
              <w:rPr>
                <w:sz w:val="20"/>
                <w:szCs w:val="20"/>
              </w:rPr>
              <w:t>: 150 Tokens pro Tag, 8 pro Bild (ca. 18 Bilder). Gemini: kein festes Limit, Kontingent alle 5 Stunden erneuert (Google o. J.).</w:t>
            </w:r>
          </w:p>
        </w:tc>
      </w:tr>
      <w:tr w:rsidR="000F1252" w14:paraId="5202ED89" w14:textId="77777777" w:rsidTr="4B173740">
        <w:trPr>
          <w:cantSplit/>
          <w:trHeight w:val="520"/>
        </w:trPr>
        <w:tc>
          <w:tcPr>
            <w:tcW w:w="2500" w:type="dxa"/>
            <w:vAlign w:val="center"/>
          </w:tcPr>
          <w:p w14:paraId="532E7C26" w14:textId="77777777" w:rsidR="000F1252" w:rsidRDefault="00245843">
            <w:r>
              <w:rPr>
                <w:b/>
                <w:bCs/>
                <w:sz w:val="20"/>
                <w:szCs w:val="20"/>
              </w:rPr>
              <w:t>K8 Benutzer</w:t>
            </w:r>
            <w:r>
              <w:rPr>
                <w:b/>
                <w:bCs/>
                <w:sz w:val="20"/>
                <w:szCs w:val="20"/>
              </w:rPr>
              <w:softHyphen/>
              <w:t>freundlichkeit</w:t>
            </w:r>
            <w:r>
              <w:rPr>
                <w:sz w:val="20"/>
                <w:szCs w:val="20"/>
              </w:rPr>
              <w:br/>
            </w:r>
            <w:r>
              <w:rPr>
                <w:i/>
                <w:iCs/>
                <w:color w:val="595959"/>
                <w:sz w:val="18"/>
                <w:szCs w:val="18"/>
              </w:rPr>
              <w:t>nicht-funktional</w:t>
            </w:r>
          </w:p>
        </w:tc>
        <w:tc>
          <w:tcPr>
            <w:tcW w:w="950" w:type="dxa"/>
            <w:vAlign w:val="center"/>
          </w:tcPr>
          <w:p w14:paraId="395DAA3A" w14:textId="77777777" w:rsidR="000F1252" w:rsidRDefault="00245843">
            <w:pPr>
              <w:jc w:val="center"/>
            </w:pPr>
            <w:r>
              <w:rPr>
                <w:sz w:val="20"/>
                <w:szCs w:val="20"/>
              </w:rPr>
              <w:t>10 %</w:t>
            </w:r>
          </w:p>
        </w:tc>
        <w:tc>
          <w:tcPr>
            <w:tcW w:w="700" w:type="dxa"/>
            <w:vAlign w:val="center"/>
          </w:tcPr>
          <w:p w14:paraId="5958468A" w14:textId="77777777" w:rsidR="000F1252" w:rsidRDefault="00245843">
            <w:pPr>
              <w:jc w:val="center"/>
            </w:pPr>
            <w:r>
              <w:rPr>
                <w:sz w:val="20"/>
                <w:szCs w:val="20"/>
              </w:rPr>
              <w:t>–</w:t>
            </w:r>
          </w:p>
        </w:tc>
        <w:tc>
          <w:tcPr>
            <w:tcW w:w="1100" w:type="dxa"/>
            <w:vAlign w:val="center"/>
          </w:tcPr>
          <w:p w14:paraId="2A970350" w14:textId="77777777" w:rsidR="000F1252" w:rsidRDefault="000F1252">
            <w:pPr>
              <w:jc w:val="center"/>
            </w:pPr>
            <w:r>
              <w:rPr>
                <w:sz w:val="20"/>
                <w:szCs w:val="20"/>
              </w:rPr>
              <w:t>5,0</w:t>
            </w:r>
          </w:p>
        </w:tc>
        <w:tc>
          <w:tcPr>
            <w:tcW w:w="1100" w:type="dxa"/>
            <w:vAlign w:val="center"/>
          </w:tcPr>
          <w:p w14:paraId="7E66CC1B" w14:textId="77777777" w:rsidR="000F1252" w:rsidRDefault="000F1252">
            <w:pPr>
              <w:jc w:val="center"/>
            </w:pPr>
            <w:r>
              <w:rPr>
                <w:sz w:val="20"/>
                <w:szCs w:val="20"/>
              </w:rPr>
              <w:t>5,0</w:t>
            </w:r>
          </w:p>
        </w:tc>
        <w:tc>
          <w:tcPr>
            <w:tcW w:w="1100" w:type="dxa"/>
            <w:vAlign w:val="center"/>
          </w:tcPr>
          <w:p w14:paraId="48B122EA" w14:textId="77777777" w:rsidR="000F1252" w:rsidRDefault="000F1252">
            <w:pPr>
              <w:jc w:val="center"/>
            </w:pPr>
            <w:r>
              <w:rPr>
                <w:sz w:val="20"/>
                <w:szCs w:val="20"/>
              </w:rPr>
              <w:t>3,0</w:t>
            </w:r>
          </w:p>
        </w:tc>
        <w:tc>
          <w:tcPr>
            <w:tcW w:w="1621" w:type="dxa"/>
            <w:vAlign w:val="center"/>
          </w:tcPr>
          <w:p w14:paraId="4E9555A1" w14:textId="77777777" w:rsidR="000F1252" w:rsidRDefault="000F1252">
            <w:proofErr w:type="spellStart"/>
            <w:r>
              <w:rPr>
                <w:sz w:val="20"/>
                <w:szCs w:val="20"/>
              </w:rPr>
              <w:t>Leonardo.Ai</w:t>
            </w:r>
            <w:proofErr w:type="spellEnd"/>
            <w:r>
              <w:rPr>
                <w:sz w:val="20"/>
                <w:szCs w:val="20"/>
              </w:rPr>
              <w:t>: Oberfläche weicht stark ab, Eingabefeld für den Folge-Prompt schwer zu finden.</w:t>
            </w:r>
          </w:p>
        </w:tc>
      </w:tr>
      <w:tr w:rsidR="000F1252" w14:paraId="35B8C890" w14:textId="77777777" w:rsidTr="4B173740">
        <w:trPr>
          <w:cantSplit/>
          <w:trHeight w:val="520"/>
        </w:trPr>
        <w:tc>
          <w:tcPr>
            <w:tcW w:w="2500" w:type="dxa"/>
            <w:vAlign w:val="center"/>
          </w:tcPr>
          <w:p w14:paraId="555F77C3" w14:textId="77777777" w:rsidR="000F1252" w:rsidRDefault="00245843">
            <w:r>
              <w:rPr>
                <w:b/>
                <w:bCs/>
                <w:sz w:val="20"/>
                <w:szCs w:val="20"/>
              </w:rPr>
              <w:t>K9 Nutzungsrechte und Datenschutz</w:t>
            </w:r>
            <w:r>
              <w:rPr>
                <w:sz w:val="20"/>
                <w:szCs w:val="20"/>
              </w:rPr>
              <w:br/>
            </w:r>
            <w:r>
              <w:rPr>
                <w:i/>
                <w:iCs/>
                <w:color w:val="595959"/>
                <w:sz w:val="18"/>
                <w:szCs w:val="18"/>
              </w:rPr>
              <w:t>nicht-funktional</w:t>
            </w:r>
          </w:p>
        </w:tc>
        <w:tc>
          <w:tcPr>
            <w:tcW w:w="950" w:type="dxa"/>
            <w:vAlign w:val="center"/>
          </w:tcPr>
          <w:p w14:paraId="4A824942" w14:textId="77777777" w:rsidR="000F1252" w:rsidRDefault="00245843">
            <w:pPr>
              <w:jc w:val="center"/>
            </w:pPr>
            <w:r>
              <w:rPr>
                <w:sz w:val="20"/>
                <w:szCs w:val="20"/>
              </w:rPr>
              <w:t>10 %</w:t>
            </w:r>
          </w:p>
        </w:tc>
        <w:tc>
          <w:tcPr>
            <w:tcW w:w="700" w:type="dxa"/>
            <w:vAlign w:val="center"/>
          </w:tcPr>
          <w:p w14:paraId="03414584" w14:textId="77777777" w:rsidR="000F1252" w:rsidRDefault="00245843">
            <w:pPr>
              <w:jc w:val="center"/>
            </w:pPr>
            <w:r>
              <w:rPr>
                <w:b/>
                <w:bCs/>
                <w:sz w:val="20"/>
                <w:szCs w:val="20"/>
              </w:rPr>
              <w:t>Ja</w:t>
            </w:r>
          </w:p>
        </w:tc>
        <w:tc>
          <w:tcPr>
            <w:tcW w:w="1100" w:type="dxa"/>
            <w:vAlign w:val="center"/>
          </w:tcPr>
          <w:p w14:paraId="7A1498F0" w14:textId="77777777" w:rsidR="000F1252" w:rsidRDefault="000F1252">
            <w:pPr>
              <w:jc w:val="center"/>
            </w:pPr>
            <w:r>
              <w:rPr>
                <w:sz w:val="20"/>
                <w:szCs w:val="20"/>
              </w:rPr>
              <w:t>5,0</w:t>
            </w:r>
          </w:p>
        </w:tc>
        <w:tc>
          <w:tcPr>
            <w:tcW w:w="1100" w:type="dxa"/>
            <w:vAlign w:val="center"/>
          </w:tcPr>
          <w:p w14:paraId="033C340B" w14:textId="77777777" w:rsidR="000F1252" w:rsidRDefault="000F1252">
            <w:pPr>
              <w:jc w:val="center"/>
            </w:pPr>
            <w:r>
              <w:rPr>
                <w:sz w:val="20"/>
                <w:szCs w:val="20"/>
              </w:rPr>
              <w:t>5,0</w:t>
            </w:r>
          </w:p>
        </w:tc>
        <w:tc>
          <w:tcPr>
            <w:tcW w:w="1100" w:type="dxa"/>
            <w:vAlign w:val="center"/>
          </w:tcPr>
          <w:p w14:paraId="37A52FFC" w14:textId="77777777" w:rsidR="000F1252" w:rsidRDefault="000F1252">
            <w:pPr>
              <w:jc w:val="center"/>
            </w:pPr>
            <w:r>
              <w:rPr>
                <w:sz w:val="20"/>
                <w:szCs w:val="20"/>
              </w:rPr>
              <w:t>2,0</w:t>
            </w:r>
          </w:p>
        </w:tc>
        <w:tc>
          <w:tcPr>
            <w:tcW w:w="1621" w:type="dxa"/>
            <w:vAlign w:val="center"/>
          </w:tcPr>
          <w:p w14:paraId="572EB3E9" w14:textId="77777777" w:rsidR="000F1252" w:rsidRDefault="000F1252">
            <w:proofErr w:type="spellStart"/>
            <w:r>
              <w:rPr>
                <w:sz w:val="20"/>
                <w:szCs w:val="20"/>
              </w:rPr>
              <w:t>Leonardo.Ai</w:t>
            </w:r>
            <w:proofErr w:type="spellEnd"/>
            <w:r>
              <w:rPr>
                <w:sz w:val="20"/>
                <w:szCs w:val="20"/>
              </w:rPr>
              <w:t>: Eigentum widersprüchlich (Nutzungsbedingungen: Leonardo, Hilfe-Artikel: Nutzer); Gratis-Bilder sind öffentlich.</w:t>
            </w:r>
          </w:p>
        </w:tc>
      </w:tr>
      <w:tr w:rsidR="000F1252" w14:paraId="2EE85B4B" w14:textId="77777777" w:rsidTr="4B173740">
        <w:trPr>
          <w:cantSplit/>
          <w:trHeight w:val="520"/>
        </w:trPr>
        <w:tc>
          <w:tcPr>
            <w:tcW w:w="2500" w:type="dxa"/>
            <w:vAlign w:val="center"/>
          </w:tcPr>
          <w:p w14:paraId="0CF30AC4" w14:textId="77777777" w:rsidR="000F1252" w:rsidRDefault="00245843">
            <w:r>
              <w:rPr>
                <w:b/>
                <w:bCs/>
                <w:sz w:val="20"/>
                <w:szCs w:val="20"/>
              </w:rPr>
              <w:t>K10 Download und Wasserzeichen</w:t>
            </w:r>
            <w:r>
              <w:rPr>
                <w:sz w:val="20"/>
                <w:szCs w:val="20"/>
              </w:rPr>
              <w:br/>
            </w:r>
            <w:r>
              <w:rPr>
                <w:i/>
                <w:iCs/>
                <w:color w:val="595959"/>
                <w:sz w:val="18"/>
                <w:szCs w:val="18"/>
              </w:rPr>
              <w:t>nicht-funktional</w:t>
            </w:r>
          </w:p>
        </w:tc>
        <w:tc>
          <w:tcPr>
            <w:tcW w:w="950" w:type="dxa"/>
            <w:vAlign w:val="center"/>
          </w:tcPr>
          <w:p w14:paraId="62F0BB7F" w14:textId="77777777" w:rsidR="000F1252" w:rsidRDefault="00245843">
            <w:pPr>
              <w:jc w:val="center"/>
            </w:pPr>
            <w:r>
              <w:rPr>
                <w:sz w:val="20"/>
                <w:szCs w:val="20"/>
              </w:rPr>
              <w:t>5 %</w:t>
            </w:r>
          </w:p>
        </w:tc>
        <w:tc>
          <w:tcPr>
            <w:tcW w:w="700" w:type="dxa"/>
            <w:vAlign w:val="center"/>
          </w:tcPr>
          <w:p w14:paraId="4855DD1D" w14:textId="77777777" w:rsidR="000F1252" w:rsidRDefault="00245843">
            <w:pPr>
              <w:jc w:val="center"/>
            </w:pPr>
            <w:r>
              <w:rPr>
                <w:sz w:val="20"/>
                <w:szCs w:val="20"/>
              </w:rPr>
              <w:t>–</w:t>
            </w:r>
          </w:p>
        </w:tc>
        <w:tc>
          <w:tcPr>
            <w:tcW w:w="1100" w:type="dxa"/>
            <w:vAlign w:val="center"/>
          </w:tcPr>
          <w:p w14:paraId="2110838B" w14:textId="77777777" w:rsidR="000F1252" w:rsidRDefault="000F1252">
            <w:pPr>
              <w:jc w:val="center"/>
            </w:pPr>
            <w:r>
              <w:rPr>
                <w:sz w:val="20"/>
                <w:szCs w:val="20"/>
              </w:rPr>
              <w:t>5,0</w:t>
            </w:r>
          </w:p>
        </w:tc>
        <w:tc>
          <w:tcPr>
            <w:tcW w:w="1100" w:type="dxa"/>
            <w:vAlign w:val="center"/>
          </w:tcPr>
          <w:p w14:paraId="11933574" w14:textId="77777777" w:rsidR="000F1252" w:rsidRDefault="000F1252">
            <w:pPr>
              <w:jc w:val="center"/>
            </w:pPr>
            <w:r>
              <w:rPr>
                <w:sz w:val="20"/>
                <w:szCs w:val="20"/>
              </w:rPr>
              <w:t>5,0</w:t>
            </w:r>
          </w:p>
        </w:tc>
        <w:tc>
          <w:tcPr>
            <w:tcW w:w="1100" w:type="dxa"/>
            <w:vAlign w:val="center"/>
          </w:tcPr>
          <w:p w14:paraId="57766154" w14:textId="77777777" w:rsidR="000F1252" w:rsidRDefault="000F1252">
            <w:pPr>
              <w:jc w:val="center"/>
            </w:pPr>
            <w:r>
              <w:rPr>
                <w:sz w:val="20"/>
                <w:szCs w:val="20"/>
              </w:rPr>
              <w:t>4,0</w:t>
            </w:r>
          </w:p>
        </w:tc>
        <w:tc>
          <w:tcPr>
            <w:tcW w:w="1621" w:type="dxa"/>
            <w:vAlign w:val="center"/>
          </w:tcPr>
          <w:p w14:paraId="7380CA93" w14:textId="77777777" w:rsidR="000F1252" w:rsidRDefault="000F1252">
            <w:r>
              <w:rPr>
                <w:sz w:val="20"/>
                <w:szCs w:val="20"/>
              </w:rPr>
              <w:t xml:space="preserve">Keine Wasserzeichen; nur </w:t>
            </w:r>
            <w:proofErr w:type="spellStart"/>
            <w:r>
              <w:rPr>
                <w:sz w:val="20"/>
                <w:szCs w:val="20"/>
              </w:rPr>
              <w:t>Leonardo.Ai</w:t>
            </w:r>
            <w:proofErr w:type="spellEnd"/>
            <w:r>
              <w:rPr>
                <w:sz w:val="20"/>
                <w:szCs w:val="20"/>
              </w:rPr>
              <w:t xml:space="preserve"> P2 mit Gemini-Wasserzeichen (</w:t>
            </w:r>
            <w:proofErr w:type="spellStart"/>
            <w:r>
              <w:rPr>
                <w:sz w:val="20"/>
                <w:szCs w:val="20"/>
              </w:rPr>
              <w:t>Leonardo.Ai</w:t>
            </w:r>
            <w:proofErr w:type="spellEnd"/>
            <w:r>
              <w:rPr>
                <w:sz w:val="20"/>
                <w:szCs w:val="20"/>
              </w:rPr>
              <w:t xml:space="preserve"> nutzt mehrere Bildgeneratoren).</w:t>
            </w:r>
          </w:p>
        </w:tc>
      </w:tr>
      <w:tr w:rsidR="000F1252" w14:paraId="55E38385" w14:textId="77777777" w:rsidTr="4B173740">
        <w:trPr>
          <w:cantSplit/>
        </w:trPr>
        <w:tc>
          <w:tcPr>
            <w:tcW w:w="2500" w:type="dxa"/>
            <w:shd w:val="clear" w:color="auto" w:fill="F2F2F2" w:themeFill="background1" w:themeFillShade="F2"/>
            <w:vAlign w:val="center"/>
          </w:tcPr>
          <w:p w14:paraId="230329AF" w14:textId="77777777" w:rsidR="000F1252" w:rsidRDefault="00245843">
            <w:r>
              <w:rPr>
                <w:b/>
                <w:bCs/>
                <w:sz w:val="20"/>
                <w:szCs w:val="20"/>
              </w:rPr>
              <w:t>Total</w:t>
            </w:r>
          </w:p>
        </w:tc>
        <w:tc>
          <w:tcPr>
            <w:tcW w:w="950" w:type="dxa"/>
            <w:shd w:val="clear" w:color="auto" w:fill="F2F2F2" w:themeFill="background1" w:themeFillShade="F2"/>
            <w:vAlign w:val="center"/>
          </w:tcPr>
          <w:p w14:paraId="4B62E575" w14:textId="77777777" w:rsidR="000F1252" w:rsidRDefault="00245843">
            <w:pPr>
              <w:jc w:val="center"/>
            </w:pPr>
            <w:r>
              <w:rPr>
                <w:b/>
                <w:bCs/>
                <w:sz w:val="20"/>
                <w:szCs w:val="20"/>
              </w:rPr>
              <w:t>100 %</w:t>
            </w:r>
          </w:p>
        </w:tc>
        <w:tc>
          <w:tcPr>
            <w:tcW w:w="700" w:type="dxa"/>
            <w:shd w:val="clear" w:color="auto" w:fill="F2F2F2" w:themeFill="background1" w:themeFillShade="F2"/>
            <w:vAlign w:val="center"/>
          </w:tcPr>
          <w:p w14:paraId="2C098CE7" w14:textId="77777777" w:rsidR="000F1252" w:rsidRDefault="00245843">
            <w:pPr>
              <w:jc w:val="center"/>
            </w:pPr>
            <w:r>
              <w:rPr>
                <w:b/>
                <w:bCs/>
                <w:sz w:val="20"/>
                <w:szCs w:val="20"/>
              </w:rPr>
              <w:t>2</w:t>
            </w:r>
          </w:p>
        </w:tc>
        <w:tc>
          <w:tcPr>
            <w:tcW w:w="1100" w:type="dxa"/>
            <w:shd w:val="clear" w:color="auto" w:fill="F2F2F2" w:themeFill="background1" w:themeFillShade="F2"/>
            <w:vAlign w:val="center"/>
          </w:tcPr>
          <w:p w14:paraId="056F33C4" w14:textId="77777777" w:rsidR="000F1252" w:rsidRDefault="000F1252">
            <w:pPr>
              <w:jc w:val="center"/>
            </w:pPr>
          </w:p>
        </w:tc>
        <w:tc>
          <w:tcPr>
            <w:tcW w:w="1100" w:type="dxa"/>
            <w:shd w:val="clear" w:color="auto" w:fill="F2F2F2" w:themeFill="background1" w:themeFillShade="F2"/>
            <w:vAlign w:val="center"/>
          </w:tcPr>
          <w:p w14:paraId="1621A260" w14:textId="77777777" w:rsidR="000F1252" w:rsidRDefault="000F1252">
            <w:pPr>
              <w:jc w:val="center"/>
            </w:pPr>
          </w:p>
        </w:tc>
        <w:tc>
          <w:tcPr>
            <w:tcW w:w="1100" w:type="dxa"/>
            <w:shd w:val="clear" w:color="auto" w:fill="F2F2F2" w:themeFill="background1" w:themeFillShade="F2"/>
            <w:vAlign w:val="center"/>
          </w:tcPr>
          <w:p w14:paraId="235EEAE2" w14:textId="77777777" w:rsidR="000F1252" w:rsidRDefault="000F1252">
            <w:pPr>
              <w:jc w:val="center"/>
            </w:pPr>
          </w:p>
        </w:tc>
        <w:tc>
          <w:tcPr>
            <w:tcW w:w="1621" w:type="dxa"/>
            <w:shd w:val="clear" w:color="auto" w:fill="F2F2F2" w:themeFill="background1" w:themeFillShade="F2"/>
            <w:vAlign w:val="center"/>
          </w:tcPr>
          <w:p w14:paraId="0B65A7D0" w14:textId="77777777" w:rsidR="000F1252" w:rsidRDefault="000F1252"/>
        </w:tc>
      </w:tr>
      <w:tr w:rsidR="000F1252" w14:paraId="389EBFAD" w14:textId="77777777" w:rsidTr="4B173740">
        <w:trPr>
          <w:cantSplit/>
          <w:trHeight w:val="520"/>
        </w:trPr>
        <w:tc>
          <w:tcPr>
            <w:tcW w:w="4150" w:type="dxa"/>
            <w:gridSpan w:val="3"/>
            <w:shd w:val="clear" w:color="auto" w:fill="F2F2F2" w:themeFill="background1" w:themeFillShade="F2"/>
            <w:vAlign w:val="center"/>
          </w:tcPr>
          <w:p w14:paraId="14395E8F" w14:textId="77777777" w:rsidR="000F1252" w:rsidRDefault="00245843">
            <w:r>
              <w:rPr>
                <w:b/>
                <w:bCs/>
                <w:sz w:val="20"/>
                <w:szCs w:val="20"/>
              </w:rPr>
              <w:t>Nutzwert</w:t>
            </w:r>
            <w:r>
              <w:rPr>
                <w:sz w:val="20"/>
                <w:szCs w:val="20"/>
              </w:rPr>
              <w:br/>
            </w:r>
            <w:r>
              <w:rPr>
                <w:sz w:val="18"/>
                <w:szCs w:val="18"/>
              </w:rPr>
              <w:t>Σ(Gewichtung × Bewertung), max. 5,0</w:t>
            </w:r>
          </w:p>
        </w:tc>
        <w:tc>
          <w:tcPr>
            <w:tcW w:w="1100" w:type="dxa"/>
            <w:shd w:val="clear" w:color="auto" w:fill="F2F2F2" w:themeFill="background1" w:themeFillShade="F2"/>
            <w:vAlign w:val="center"/>
          </w:tcPr>
          <w:p w14:paraId="77ED543C" w14:textId="77777777" w:rsidR="000F1252" w:rsidRDefault="000F1252">
            <w:pPr>
              <w:jc w:val="center"/>
            </w:pPr>
            <w:del w:id="91051" w:author="Claude" w:date="2026-10-25T12:00:00Z">
              <w:r>
                <w:rPr>
                  <w:b/>
                  <w:bCs/>
                  <w:sz w:val="20"/>
                  <w:szCs w:val="20"/>
                </w:rPr>
                <w:delText>4,79</w:delText>
              </w:r>
            </w:del>
            <w:ins w:id="91052" w:author="Claude" w:date="2026-10-25T12:00:00Z">
              <w:r>
                <w:rPr>
                  <w:b/>
                  <w:bCs/>
                  <w:sz w:val="20"/>
                  <w:szCs w:val="20"/>
                </w:rPr>
                <w:t xml:space="preserve">4,67</w:t>
              </w:r>
            </w:ins>
          </w:p>
        </w:tc>
        <w:tc>
          <w:tcPr>
            <w:tcW w:w="1100" w:type="dxa"/>
            <w:shd w:val="clear" w:color="auto" w:fill="F2F2F2" w:themeFill="background1" w:themeFillShade="F2"/>
            <w:vAlign w:val="center"/>
          </w:tcPr>
          <w:p w14:paraId="66C57C27" w14:textId="77777777" w:rsidR="000F1252" w:rsidRDefault="000F1252">
            <w:pPr>
              <w:jc w:val="center"/>
            </w:pPr>
            <w:del w:id="91053" w:author="Claude" w:date="2026-10-25T12:00:00Z">
              <w:r>
                <w:rPr>
                  <w:b/>
                  <w:bCs/>
                  <w:sz w:val="20"/>
                  <w:szCs w:val="20"/>
                </w:rPr>
                <w:delText>4,88</w:delText>
              </w:r>
            </w:del>
            <w:ins w:id="91054" w:author="Claude" w:date="2026-10-25T12:00:00Z">
              <w:r>
                <w:rPr>
                  <w:b/>
                  <w:bCs/>
                  <w:sz w:val="20"/>
                  <w:szCs w:val="20"/>
                </w:rPr>
                <w:t xml:space="preserve">4,81</w:t>
              </w:r>
            </w:ins>
          </w:p>
        </w:tc>
        <w:tc>
          <w:tcPr>
            <w:tcW w:w="1100" w:type="dxa"/>
            <w:shd w:val="clear" w:color="auto" w:fill="F2F2F2" w:themeFill="background1" w:themeFillShade="F2"/>
            <w:vAlign w:val="center"/>
          </w:tcPr>
          <w:p w14:paraId="4138D5D6" w14:textId="77777777" w:rsidR="000F1252" w:rsidRDefault="000F1252">
            <w:pPr>
              <w:jc w:val="center"/>
            </w:pPr>
            <w:del w:id="91055" w:author="Claude" w:date="2026-10-25T12:00:00Z">
              <w:r>
                <w:rPr>
                  <w:b/>
                  <w:bCs/>
                  <w:sz w:val="20"/>
                  <w:szCs w:val="20"/>
                </w:rPr>
                <w:delText>4,29</w:delText>
              </w:r>
            </w:del>
            <w:ins w:id="91056" w:author="Claude" w:date="2026-10-25T12:00:00Z">
              <w:r>
                <w:rPr>
                  <w:b/>
                  <w:bCs/>
                  <w:sz w:val="20"/>
                  <w:szCs w:val="20"/>
                </w:rPr>
                <w:t xml:space="preserve">4,07</w:t>
              </w:r>
            </w:ins>
          </w:p>
        </w:tc>
        <w:tc>
          <w:tcPr>
            <w:tcW w:w="1621" w:type="dxa"/>
            <w:shd w:val="clear" w:color="auto" w:fill="F2F2F2" w:themeFill="background1" w:themeFillShade="F2"/>
            <w:vAlign w:val="center"/>
          </w:tcPr>
          <w:p w14:paraId="3C703B46" w14:textId="77777777" w:rsidR="000F1252" w:rsidRDefault="000F1252">
            <w:del w:id="91057" w:author="Claude" w:date="2026-10-25T12:00:00Z">
              <w:r>
                <w:rPr>
                  <w:sz w:val="20"/>
                  <w:szCs w:val="20"/>
                </w:rPr>
                <w:delText>Vorläufig: Bewertung Nicolas folgt.</w:delText>
              </w:r>
            </w:del>
            <w:ins w:id="91058" w:author="Claude" w:date="2026-10-25T12:00:00Z">
              <w:r>
                <w:rPr>
                  <w:sz w:val="20"/>
                  <w:szCs w:val="20"/>
                </w:rPr>
                <w:t xml:space="preserve">Mittelwerte der Bewertungen von Lucas und Nicolas (Anhang B).</w:t>
              </w:r>
            </w:ins>
          </w:p>
        </w:tc>
      </w:tr>
    </w:tbl>
    <w:p w14:paraId="3D2C221F" w14:textId="77777777" w:rsidR="000F1252" w:rsidRDefault="00245843">
      <w:pPr>
        <w:keepNext/>
        <w:spacing w:before="160" w:after="40"/>
      </w:pPr>
      <w:r>
        <w:rPr>
          <w:b/>
          <w:bCs/>
        </w:rPr>
        <w:lastRenderedPageBreak/>
        <w:t>Bewertungsskala</w:t>
      </w:r>
    </w:p>
    <w:p w14:paraId="6125C3AB" w14:textId="77777777" w:rsidR="000F1252" w:rsidRDefault="00245843">
      <w:pPr>
        <w:keepNext/>
        <w:spacing w:after="40"/>
      </w:pPr>
      <w:r>
        <w:t>Jedes Tool erhält pro Kriterium 1 bis 5 Punkte: 5 = sehr gut, 4 = gut, 3 = genügend, 2 = schwach, 1 = ungenügend. Damit die Bewertung nachvollziehbar ist (Risiko R3), beschreibt die Tabelle für jedes Kriterium, wofür es 5, 3 und 1 Punkte gibt.</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700"/>
        <w:gridCol w:w="2790"/>
        <w:gridCol w:w="2790"/>
        <w:gridCol w:w="2791"/>
      </w:tblGrid>
      <w:tr w:rsidR="000F1252" w14:paraId="61FA170B" w14:textId="77777777">
        <w:trPr>
          <w:cantSplit/>
          <w:tblHeader/>
        </w:trPr>
        <w:tc>
          <w:tcPr>
            <w:tcW w:w="700" w:type="dxa"/>
            <w:shd w:val="clear" w:color="auto" w:fill="DCE6F2"/>
            <w:vAlign w:val="center"/>
          </w:tcPr>
          <w:p w14:paraId="00D0711C" w14:textId="77777777" w:rsidR="000F1252" w:rsidRDefault="00245843">
            <w:pPr>
              <w:jc w:val="center"/>
            </w:pPr>
            <w:r>
              <w:rPr>
                <w:b/>
                <w:bCs/>
                <w:sz w:val="20"/>
                <w:szCs w:val="20"/>
              </w:rPr>
              <w:t>#</w:t>
            </w:r>
          </w:p>
        </w:tc>
        <w:tc>
          <w:tcPr>
            <w:tcW w:w="2790" w:type="dxa"/>
            <w:shd w:val="clear" w:color="auto" w:fill="DCE6F2"/>
            <w:vAlign w:val="center"/>
          </w:tcPr>
          <w:p w14:paraId="578FE78F" w14:textId="77777777" w:rsidR="000F1252" w:rsidRDefault="00245843">
            <w:r>
              <w:rPr>
                <w:b/>
                <w:bCs/>
                <w:sz w:val="20"/>
                <w:szCs w:val="20"/>
              </w:rPr>
              <w:t>5 Punkte (sehr gut)</w:t>
            </w:r>
          </w:p>
        </w:tc>
        <w:tc>
          <w:tcPr>
            <w:tcW w:w="2790" w:type="dxa"/>
            <w:shd w:val="clear" w:color="auto" w:fill="DCE6F2"/>
            <w:vAlign w:val="center"/>
          </w:tcPr>
          <w:p w14:paraId="46B32F1E" w14:textId="77777777" w:rsidR="000F1252" w:rsidRDefault="00245843">
            <w:r>
              <w:rPr>
                <w:b/>
                <w:bCs/>
                <w:sz w:val="20"/>
                <w:szCs w:val="20"/>
              </w:rPr>
              <w:t>3 Punkte (genügend)</w:t>
            </w:r>
          </w:p>
        </w:tc>
        <w:tc>
          <w:tcPr>
            <w:tcW w:w="2791" w:type="dxa"/>
            <w:shd w:val="clear" w:color="auto" w:fill="DCE6F2"/>
            <w:vAlign w:val="center"/>
          </w:tcPr>
          <w:p w14:paraId="632372DB" w14:textId="77777777" w:rsidR="000F1252" w:rsidRDefault="00245843">
            <w:r>
              <w:rPr>
                <w:b/>
                <w:bCs/>
                <w:sz w:val="20"/>
                <w:szCs w:val="20"/>
              </w:rPr>
              <w:t>1 Punkt (ungenügend)</w:t>
            </w:r>
          </w:p>
        </w:tc>
      </w:tr>
      <w:tr w:rsidR="000F1252" w14:paraId="63B66C60" w14:textId="77777777">
        <w:trPr>
          <w:cantSplit/>
          <w:trHeight w:val="440"/>
        </w:trPr>
        <w:tc>
          <w:tcPr>
            <w:tcW w:w="700" w:type="dxa"/>
            <w:vAlign w:val="center"/>
          </w:tcPr>
          <w:p w14:paraId="5252F8E1" w14:textId="77777777" w:rsidR="000F1252" w:rsidRDefault="00245843">
            <w:pPr>
              <w:jc w:val="center"/>
            </w:pPr>
            <w:r>
              <w:rPr>
                <w:b/>
                <w:bCs/>
                <w:sz w:val="20"/>
                <w:szCs w:val="20"/>
              </w:rPr>
              <w:t>K1</w:t>
            </w:r>
          </w:p>
        </w:tc>
        <w:tc>
          <w:tcPr>
            <w:tcW w:w="2790" w:type="dxa"/>
            <w:vAlign w:val="center"/>
          </w:tcPr>
          <w:p w14:paraId="5422C18E" w14:textId="77777777" w:rsidR="000F1252" w:rsidRDefault="00245843">
            <w:r>
              <w:rPr>
                <w:sz w:val="20"/>
                <w:szCs w:val="20"/>
              </w:rPr>
              <w:t>scharf und stimmig, keine sichtbaren Fehler (z.B. Hände, Gesichter)</w:t>
            </w:r>
          </w:p>
        </w:tc>
        <w:tc>
          <w:tcPr>
            <w:tcW w:w="2790" w:type="dxa"/>
            <w:vAlign w:val="center"/>
          </w:tcPr>
          <w:p w14:paraId="54683B0D" w14:textId="77777777" w:rsidR="000F1252" w:rsidRDefault="00245843">
            <w:r>
              <w:rPr>
                <w:sz w:val="20"/>
                <w:szCs w:val="20"/>
              </w:rPr>
              <w:t>brauchbar, kleine Fehler fallen beim genauen Hinsehen auf</w:t>
            </w:r>
          </w:p>
        </w:tc>
        <w:tc>
          <w:tcPr>
            <w:tcW w:w="2791" w:type="dxa"/>
            <w:vAlign w:val="center"/>
          </w:tcPr>
          <w:p w14:paraId="3DAE5317" w14:textId="77777777" w:rsidR="000F1252" w:rsidRDefault="00245843">
            <w:r>
              <w:rPr>
                <w:sz w:val="20"/>
                <w:szCs w:val="20"/>
              </w:rPr>
              <w:t>deutliche Fehler oder unscharf, nicht verwendbar</w:t>
            </w:r>
          </w:p>
        </w:tc>
      </w:tr>
      <w:tr w:rsidR="000F1252" w14:paraId="6B7F89CE" w14:textId="77777777">
        <w:trPr>
          <w:cantSplit/>
          <w:trHeight w:val="440"/>
        </w:trPr>
        <w:tc>
          <w:tcPr>
            <w:tcW w:w="700" w:type="dxa"/>
            <w:vAlign w:val="center"/>
          </w:tcPr>
          <w:p w14:paraId="6868829A" w14:textId="77777777" w:rsidR="000F1252" w:rsidRDefault="00245843">
            <w:pPr>
              <w:jc w:val="center"/>
            </w:pPr>
            <w:r>
              <w:rPr>
                <w:b/>
                <w:bCs/>
                <w:sz w:val="20"/>
                <w:szCs w:val="20"/>
              </w:rPr>
              <w:t>K2</w:t>
            </w:r>
          </w:p>
        </w:tc>
        <w:tc>
          <w:tcPr>
            <w:tcW w:w="2790" w:type="dxa"/>
            <w:vAlign w:val="center"/>
          </w:tcPr>
          <w:p w14:paraId="0C674516" w14:textId="77777777" w:rsidR="000F1252" w:rsidRDefault="00245843">
            <w:r>
              <w:rPr>
                <w:sz w:val="20"/>
                <w:szCs w:val="20"/>
              </w:rPr>
              <w:t>alle Elemente des Prompts sind umgesetzt</w:t>
            </w:r>
          </w:p>
        </w:tc>
        <w:tc>
          <w:tcPr>
            <w:tcW w:w="2790" w:type="dxa"/>
            <w:vAlign w:val="center"/>
          </w:tcPr>
          <w:p w14:paraId="70D2091F" w14:textId="77777777" w:rsidR="000F1252" w:rsidRDefault="00245843">
            <w:r>
              <w:rPr>
                <w:sz w:val="20"/>
                <w:szCs w:val="20"/>
              </w:rPr>
              <w:t>Hauptmotiv stimmt, einzelne Details fehlen oder sind falsch</w:t>
            </w:r>
          </w:p>
        </w:tc>
        <w:tc>
          <w:tcPr>
            <w:tcW w:w="2791" w:type="dxa"/>
            <w:vAlign w:val="center"/>
          </w:tcPr>
          <w:p w14:paraId="44B4E9F1" w14:textId="77777777" w:rsidR="000F1252" w:rsidRDefault="00245843">
            <w:r>
              <w:rPr>
                <w:sz w:val="20"/>
                <w:szCs w:val="20"/>
              </w:rPr>
              <w:t>Bild passt kaum zum Prompt</w:t>
            </w:r>
          </w:p>
        </w:tc>
      </w:tr>
      <w:tr w:rsidR="000F1252" w14:paraId="26405CCA" w14:textId="77777777">
        <w:trPr>
          <w:cantSplit/>
          <w:trHeight w:val="440"/>
        </w:trPr>
        <w:tc>
          <w:tcPr>
            <w:tcW w:w="700" w:type="dxa"/>
            <w:vAlign w:val="center"/>
          </w:tcPr>
          <w:p w14:paraId="16D69A13" w14:textId="77777777" w:rsidR="000F1252" w:rsidRDefault="00245843">
            <w:pPr>
              <w:jc w:val="center"/>
            </w:pPr>
            <w:r>
              <w:rPr>
                <w:b/>
                <w:bCs/>
                <w:sz w:val="20"/>
                <w:szCs w:val="20"/>
              </w:rPr>
              <w:t>K3</w:t>
            </w:r>
          </w:p>
        </w:tc>
        <w:tc>
          <w:tcPr>
            <w:tcW w:w="2790" w:type="dxa"/>
            <w:vAlign w:val="center"/>
          </w:tcPr>
          <w:p w14:paraId="41E19681" w14:textId="77777777" w:rsidR="000F1252" w:rsidRDefault="00245843">
            <w:r>
              <w:rPr>
                <w:sz w:val="20"/>
                <w:szCs w:val="20"/>
              </w:rPr>
              <w:t>Text vollständig und fehlerfrei</w:t>
            </w:r>
          </w:p>
        </w:tc>
        <w:tc>
          <w:tcPr>
            <w:tcW w:w="2790" w:type="dxa"/>
            <w:vAlign w:val="center"/>
          </w:tcPr>
          <w:p w14:paraId="0657B745" w14:textId="77777777" w:rsidR="000F1252" w:rsidRDefault="00245843">
            <w:r>
              <w:rPr>
                <w:sz w:val="20"/>
                <w:szCs w:val="20"/>
              </w:rPr>
              <w:t>Text lesbar, aber mit kleinen Fehlern</w:t>
            </w:r>
          </w:p>
        </w:tc>
        <w:tc>
          <w:tcPr>
            <w:tcW w:w="2791" w:type="dxa"/>
            <w:vAlign w:val="center"/>
          </w:tcPr>
          <w:p w14:paraId="6E1E94D3" w14:textId="77777777" w:rsidR="000F1252" w:rsidRDefault="00245843">
            <w:r>
              <w:rPr>
                <w:sz w:val="20"/>
                <w:szCs w:val="20"/>
              </w:rPr>
              <w:t>Text fehlt oder ist unleserlich</w:t>
            </w:r>
          </w:p>
        </w:tc>
      </w:tr>
      <w:tr w:rsidR="000F1252" w14:paraId="730F2254" w14:textId="77777777">
        <w:trPr>
          <w:cantSplit/>
          <w:trHeight w:val="440"/>
        </w:trPr>
        <w:tc>
          <w:tcPr>
            <w:tcW w:w="700" w:type="dxa"/>
            <w:vAlign w:val="center"/>
          </w:tcPr>
          <w:p w14:paraId="0E3467B6" w14:textId="77777777" w:rsidR="000F1252" w:rsidRDefault="00245843">
            <w:pPr>
              <w:jc w:val="center"/>
            </w:pPr>
            <w:r>
              <w:rPr>
                <w:b/>
                <w:bCs/>
                <w:sz w:val="20"/>
                <w:szCs w:val="20"/>
              </w:rPr>
              <w:t>K4</w:t>
            </w:r>
          </w:p>
        </w:tc>
        <w:tc>
          <w:tcPr>
            <w:tcW w:w="2790" w:type="dxa"/>
            <w:vAlign w:val="center"/>
          </w:tcPr>
          <w:p w14:paraId="0B7B58AF" w14:textId="77777777" w:rsidR="000F1252" w:rsidRDefault="00245843">
            <w:r>
              <w:rPr>
                <w:sz w:val="20"/>
                <w:szCs w:val="20"/>
              </w:rPr>
              <w:t>verlangter Stil (z.B. Foto, Aquarell, Comic) genau getroffen</w:t>
            </w:r>
          </w:p>
        </w:tc>
        <w:tc>
          <w:tcPr>
            <w:tcW w:w="2790" w:type="dxa"/>
            <w:vAlign w:val="center"/>
          </w:tcPr>
          <w:p w14:paraId="1605E175" w14:textId="77777777" w:rsidR="000F1252" w:rsidRDefault="00245843">
            <w:r>
              <w:rPr>
                <w:sz w:val="20"/>
                <w:szCs w:val="20"/>
              </w:rPr>
              <w:t>Stil erkennbar, aber nicht durchgehend umgesetzt</w:t>
            </w:r>
          </w:p>
        </w:tc>
        <w:tc>
          <w:tcPr>
            <w:tcW w:w="2791" w:type="dxa"/>
            <w:vAlign w:val="center"/>
          </w:tcPr>
          <w:p w14:paraId="7AA6FB99" w14:textId="77777777" w:rsidR="000F1252" w:rsidRDefault="00245843">
            <w:r>
              <w:rPr>
                <w:sz w:val="20"/>
                <w:szCs w:val="20"/>
              </w:rPr>
              <w:t>Stilvorgabe ignoriert</w:t>
            </w:r>
          </w:p>
        </w:tc>
      </w:tr>
      <w:tr w:rsidR="000F1252" w14:paraId="0C97B5D0" w14:textId="77777777">
        <w:trPr>
          <w:cantSplit/>
          <w:trHeight w:val="440"/>
        </w:trPr>
        <w:tc>
          <w:tcPr>
            <w:tcW w:w="700" w:type="dxa"/>
            <w:vAlign w:val="center"/>
          </w:tcPr>
          <w:p w14:paraId="26A4D333" w14:textId="77777777" w:rsidR="000F1252" w:rsidRDefault="00245843">
            <w:pPr>
              <w:jc w:val="center"/>
            </w:pPr>
            <w:r>
              <w:rPr>
                <w:b/>
                <w:bCs/>
                <w:sz w:val="20"/>
                <w:szCs w:val="20"/>
              </w:rPr>
              <w:t>K5</w:t>
            </w:r>
          </w:p>
        </w:tc>
        <w:tc>
          <w:tcPr>
            <w:tcW w:w="2790" w:type="dxa"/>
            <w:vAlign w:val="center"/>
          </w:tcPr>
          <w:p w14:paraId="1C47078C" w14:textId="77777777" w:rsidR="000F1252" w:rsidRDefault="00245843">
            <w:r>
              <w:rPr>
                <w:sz w:val="20"/>
                <w:szCs w:val="20"/>
              </w:rPr>
              <w:t>Änderung umgesetzt, der Rest des Bildes bleibt gleich</w:t>
            </w:r>
          </w:p>
        </w:tc>
        <w:tc>
          <w:tcPr>
            <w:tcW w:w="2790" w:type="dxa"/>
            <w:vAlign w:val="center"/>
          </w:tcPr>
          <w:p w14:paraId="6BF94C4A" w14:textId="77777777" w:rsidR="000F1252" w:rsidRDefault="00245843">
            <w:r>
              <w:rPr>
                <w:sz w:val="20"/>
                <w:szCs w:val="20"/>
              </w:rPr>
              <w:t>Änderung umgesetzt, aber das Bild verändert sich stark</w:t>
            </w:r>
          </w:p>
        </w:tc>
        <w:tc>
          <w:tcPr>
            <w:tcW w:w="2791" w:type="dxa"/>
            <w:vAlign w:val="center"/>
          </w:tcPr>
          <w:p w14:paraId="55F0A932" w14:textId="77777777" w:rsidR="000F1252" w:rsidRDefault="00245843">
            <w:r>
              <w:rPr>
                <w:sz w:val="20"/>
                <w:szCs w:val="20"/>
              </w:rPr>
              <w:t>Änderung nicht möglich oder nicht umgesetzt</w:t>
            </w:r>
          </w:p>
        </w:tc>
      </w:tr>
      <w:tr w:rsidR="000F1252" w14:paraId="05F793EA" w14:textId="77777777">
        <w:trPr>
          <w:cantSplit/>
          <w:trHeight w:val="440"/>
        </w:trPr>
        <w:tc>
          <w:tcPr>
            <w:tcW w:w="700" w:type="dxa"/>
            <w:vAlign w:val="center"/>
          </w:tcPr>
          <w:p w14:paraId="3326AD74" w14:textId="77777777" w:rsidR="000F1252" w:rsidRDefault="00245843">
            <w:pPr>
              <w:jc w:val="center"/>
            </w:pPr>
            <w:r>
              <w:rPr>
                <w:b/>
                <w:bCs/>
                <w:sz w:val="20"/>
                <w:szCs w:val="20"/>
              </w:rPr>
              <w:t>K6</w:t>
            </w:r>
          </w:p>
        </w:tc>
        <w:tc>
          <w:tcPr>
            <w:tcW w:w="2790" w:type="dxa"/>
            <w:vAlign w:val="center"/>
          </w:tcPr>
          <w:p w14:paraId="6DD8FA27" w14:textId="77777777" w:rsidR="000F1252" w:rsidRDefault="00245843">
            <w:r>
              <w:rPr>
                <w:sz w:val="20"/>
                <w:szCs w:val="20"/>
              </w:rPr>
              <w:t>alle Funktionen gratis, ohne Abo und ohne Zahlungsmittel</w:t>
            </w:r>
          </w:p>
        </w:tc>
        <w:tc>
          <w:tcPr>
            <w:tcW w:w="2790" w:type="dxa"/>
            <w:vAlign w:val="center"/>
          </w:tcPr>
          <w:p w14:paraId="3801A128" w14:textId="77777777" w:rsidR="000F1252" w:rsidRDefault="00245843">
            <w:r>
              <w:rPr>
                <w:sz w:val="20"/>
                <w:szCs w:val="20"/>
              </w:rPr>
              <w:t>gratis nutzbar, aber mit häufigen Hinweisen auf ein Abo</w:t>
            </w:r>
          </w:p>
        </w:tc>
        <w:tc>
          <w:tcPr>
            <w:tcW w:w="2791" w:type="dxa"/>
            <w:vAlign w:val="center"/>
          </w:tcPr>
          <w:p w14:paraId="31904018" w14:textId="77777777" w:rsidR="000F1252" w:rsidRDefault="00245843">
            <w:r>
              <w:rPr>
                <w:sz w:val="20"/>
                <w:szCs w:val="20"/>
              </w:rPr>
              <w:t>Abo oder Zahlungsmittel nötig: Muss nicht erfüllt, Tool scheidet aus</w:t>
            </w:r>
          </w:p>
        </w:tc>
      </w:tr>
      <w:tr w:rsidR="000F1252" w14:paraId="4B9E62A8" w14:textId="77777777">
        <w:trPr>
          <w:cantSplit/>
          <w:trHeight w:val="440"/>
        </w:trPr>
        <w:tc>
          <w:tcPr>
            <w:tcW w:w="700" w:type="dxa"/>
            <w:vAlign w:val="center"/>
          </w:tcPr>
          <w:p w14:paraId="05F23E85" w14:textId="77777777" w:rsidR="000F1252" w:rsidRDefault="00245843">
            <w:pPr>
              <w:jc w:val="center"/>
            </w:pPr>
            <w:r>
              <w:rPr>
                <w:b/>
                <w:bCs/>
                <w:sz w:val="20"/>
                <w:szCs w:val="20"/>
              </w:rPr>
              <w:t>K7</w:t>
            </w:r>
          </w:p>
        </w:tc>
        <w:tc>
          <w:tcPr>
            <w:tcW w:w="2790" w:type="dxa"/>
            <w:vAlign w:val="center"/>
          </w:tcPr>
          <w:p w14:paraId="395524DF" w14:textId="77777777" w:rsidR="000F1252" w:rsidRDefault="00245843">
            <w:r>
              <w:rPr>
                <w:sz w:val="20"/>
                <w:szCs w:val="20"/>
              </w:rPr>
              <w:t>mehr als 20 Bilder pro Tag</w:t>
            </w:r>
          </w:p>
        </w:tc>
        <w:tc>
          <w:tcPr>
            <w:tcW w:w="2790" w:type="dxa"/>
            <w:vAlign w:val="center"/>
          </w:tcPr>
          <w:p w14:paraId="12744D77" w14:textId="77777777" w:rsidR="000F1252" w:rsidRDefault="00245843">
            <w:r>
              <w:rPr>
                <w:sz w:val="20"/>
                <w:szCs w:val="20"/>
              </w:rPr>
              <w:t>5–9 Bilder pro Tag</w:t>
            </w:r>
          </w:p>
        </w:tc>
        <w:tc>
          <w:tcPr>
            <w:tcW w:w="2791" w:type="dxa"/>
            <w:vAlign w:val="center"/>
          </w:tcPr>
          <w:p w14:paraId="12CC8887" w14:textId="77777777" w:rsidR="000F1252" w:rsidRDefault="00245843">
            <w:r>
              <w:rPr>
                <w:sz w:val="20"/>
                <w:szCs w:val="20"/>
              </w:rPr>
              <w:t>höchstens 2 Bilder pro Tag</w:t>
            </w:r>
          </w:p>
        </w:tc>
      </w:tr>
      <w:tr w:rsidR="000F1252" w14:paraId="0A9810FB" w14:textId="77777777">
        <w:trPr>
          <w:cantSplit/>
          <w:trHeight w:val="440"/>
        </w:trPr>
        <w:tc>
          <w:tcPr>
            <w:tcW w:w="700" w:type="dxa"/>
            <w:vAlign w:val="center"/>
          </w:tcPr>
          <w:p w14:paraId="163BA90A" w14:textId="77777777" w:rsidR="000F1252" w:rsidRDefault="00245843">
            <w:pPr>
              <w:jc w:val="center"/>
            </w:pPr>
            <w:r>
              <w:rPr>
                <w:b/>
                <w:bCs/>
                <w:sz w:val="20"/>
                <w:szCs w:val="20"/>
              </w:rPr>
              <w:t>K8</w:t>
            </w:r>
          </w:p>
        </w:tc>
        <w:tc>
          <w:tcPr>
            <w:tcW w:w="2790" w:type="dxa"/>
            <w:vAlign w:val="center"/>
          </w:tcPr>
          <w:p w14:paraId="09D0AE97" w14:textId="77777777" w:rsidR="000F1252" w:rsidRDefault="00245843">
            <w:r>
              <w:rPr>
                <w:sz w:val="20"/>
                <w:szCs w:val="20"/>
              </w:rPr>
              <w:t>Registrierung und erstes Bild ohne Hilfe in unter 5 Minuten</w:t>
            </w:r>
          </w:p>
        </w:tc>
        <w:tc>
          <w:tcPr>
            <w:tcW w:w="2790" w:type="dxa"/>
            <w:vAlign w:val="center"/>
          </w:tcPr>
          <w:p w14:paraId="25C6950C" w14:textId="77777777" w:rsidR="000F1252" w:rsidRDefault="00245843">
            <w:r>
              <w:rPr>
                <w:sz w:val="20"/>
                <w:szCs w:val="20"/>
              </w:rPr>
              <w:t>erstes Bild mit etwas Suchen in 5–10 Minuten</w:t>
            </w:r>
          </w:p>
        </w:tc>
        <w:tc>
          <w:tcPr>
            <w:tcW w:w="2791" w:type="dxa"/>
            <w:vAlign w:val="center"/>
          </w:tcPr>
          <w:p w14:paraId="4E50BE0E" w14:textId="77777777" w:rsidR="000F1252" w:rsidRDefault="00245843">
            <w:r>
              <w:rPr>
                <w:sz w:val="20"/>
                <w:szCs w:val="20"/>
              </w:rPr>
              <w:t>unübersichtlich, ohne Hilfe nicht zu schaffen</w:t>
            </w:r>
          </w:p>
        </w:tc>
      </w:tr>
      <w:tr w:rsidR="000F1252" w14:paraId="6D2E3940" w14:textId="77777777">
        <w:trPr>
          <w:cantSplit/>
          <w:trHeight w:val="440"/>
        </w:trPr>
        <w:tc>
          <w:tcPr>
            <w:tcW w:w="700" w:type="dxa"/>
            <w:vAlign w:val="center"/>
          </w:tcPr>
          <w:p w14:paraId="06D02442" w14:textId="77777777" w:rsidR="000F1252" w:rsidRDefault="00245843">
            <w:pPr>
              <w:jc w:val="center"/>
            </w:pPr>
            <w:r>
              <w:rPr>
                <w:b/>
                <w:bCs/>
                <w:sz w:val="20"/>
                <w:szCs w:val="20"/>
              </w:rPr>
              <w:t>K9</w:t>
            </w:r>
          </w:p>
        </w:tc>
        <w:tc>
          <w:tcPr>
            <w:tcW w:w="2790" w:type="dxa"/>
            <w:vAlign w:val="center"/>
          </w:tcPr>
          <w:p w14:paraId="7A0BBEDB" w14:textId="77777777" w:rsidR="000F1252" w:rsidRDefault="00245843">
            <w:r>
              <w:rPr>
                <w:sz w:val="20"/>
                <w:szCs w:val="20"/>
              </w:rPr>
              <w:t>private und berufliche Nutzung erlaubt, Bilder bleiben privat</w:t>
            </w:r>
          </w:p>
        </w:tc>
        <w:tc>
          <w:tcPr>
            <w:tcW w:w="2790" w:type="dxa"/>
            <w:vAlign w:val="center"/>
          </w:tcPr>
          <w:p w14:paraId="2FA5D152" w14:textId="77777777" w:rsidR="000F1252" w:rsidRDefault="00245843">
            <w:r>
              <w:rPr>
                <w:sz w:val="20"/>
                <w:szCs w:val="20"/>
              </w:rPr>
              <w:t>Nutzung erlaubt, aber Bilder standardmässig öffentlich</w:t>
            </w:r>
          </w:p>
        </w:tc>
        <w:tc>
          <w:tcPr>
            <w:tcW w:w="2791" w:type="dxa"/>
            <w:vAlign w:val="center"/>
          </w:tcPr>
          <w:p w14:paraId="075BF0B6" w14:textId="77777777" w:rsidR="000F1252" w:rsidRDefault="00245843">
            <w:r>
              <w:rPr>
                <w:sz w:val="20"/>
                <w:szCs w:val="20"/>
              </w:rPr>
              <w:t>berufliche Nutzung nicht erlaubt: Muss nicht erfüllt, Tool scheidet aus</w:t>
            </w:r>
          </w:p>
        </w:tc>
      </w:tr>
      <w:tr w:rsidR="000F1252" w14:paraId="53BD065F" w14:textId="77777777">
        <w:trPr>
          <w:cantSplit/>
          <w:trHeight w:val="440"/>
        </w:trPr>
        <w:tc>
          <w:tcPr>
            <w:tcW w:w="700" w:type="dxa"/>
            <w:vAlign w:val="center"/>
          </w:tcPr>
          <w:p w14:paraId="215742DD" w14:textId="77777777" w:rsidR="000F1252" w:rsidRDefault="00245843">
            <w:pPr>
              <w:jc w:val="center"/>
            </w:pPr>
            <w:r>
              <w:rPr>
                <w:b/>
                <w:bCs/>
                <w:sz w:val="20"/>
                <w:szCs w:val="20"/>
              </w:rPr>
              <w:t>K10</w:t>
            </w:r>
          </w:p>
        </w:tc>
        <w:tc>
          <w:tcPr>
            <w:tcW w:w="2790" w:type="dxa"/>
            <w:vAlign w:val="center"/>
          </w:tcPr>
          <w:p w14:paraId="2BACE071" w14:textId="77777777" w:rsidR="000F1252" w:rsidRDefault="00245843">
            <w:r>
              <w:rPr>
                <w:sz w:val="20"/>
                <w:szCs w:val="20"/>
              </w:rPr>
              <w:t>Download in voller Auflösung, ohne sichtbares Wasserzeichen</w:t>
            </w:r>
          </w:p>
        </w:tc>
        <w:tc>
          <w:tcPr>
            <w:tcW w:w="2790" w:type="dxa"/>
            <w:vAlign w:val="center"/>
          </w:tcPr>
          <w:p w14:paraId="222B25D2" w14:textId="77777777" w:rsidR="000F1252" w:rsidRDefault="00245843">
            <w:r>
              <w:rPr>
                <w:sz w:val="20"/>
                <w:szCs w:val="20"/>
              </w:rPr>
              <w:t>Download möglich, aber kleines Wasserzeichen oder geringe Auflösung</w:t>
            </w:r>
          </w:p>
        </w:tc>
        <w:tc>
          <w:tcPr>
            <w:tcW w:w="2791" w:type="dxa"/>
            <w:vAlign w:val="center"/>
          </w:tcPr>
          <w:p w14:paraId="6C56A9CD" w14:textId="77777777" w:rsidR="000F1252" w:rsidRDefault="00245843">
            <w:r>
              <w:rPr>
                <w:sz w:val="20"/>
                <w:szCs w:val="20"/>
              </w:rPr>
              <w:t>kein Download oder grosses, störendes Wasserzeichen</w:t>
            </w:r>
          </w:p>
        </w:tc>
      </w:tr>
    </w:tbl>
    <w:p w14:paraId="15AA4FBE" w14:textId="77777777" w:rsidR="000F1252" w:rsidRDefault="00245843">
      <w:pPr>
        <w:spacing w:before="80"/>
      </w:pPr>
      <w:r>
        <w:rPr>
          <w:i/>
          <w:iCs/>
          <w:color w:val="595959"/>
          <w:sz w:val="18"/>
          <w:szCs w:val="18"/>
        </w:rPr>
        <w:t>Werte dazwischen (4 und 2 Punkte) werden sinngemäss vergeben.</w:t>
      </w:r>
    </w:p>
    <w:p w14:paraId="41C1EEB6" w14:textId="77777777" w:rsidR="000F1252" w:rsidRDefault="00245843">
      <w:pPr>
        <w:keepNext/>
        <w:spacing w:before="160" w:after="40"/>
      </w:pPr>
      <w:r>
        <w:rPr>
          <w:b/>
          <w:bCs/>
        </w:rPr>
        <w:t>Testvorgehen</w:t>
      </w:r>
    </w:p>
    <w:p w14:paraId="47EF88EB" w14:textId="77777777" w:rsidR="000F1252" w:rsidRDefault="00245843">
      <w:r>
        <w:t xml:space="preserve">• </w:t>
      </w:r>
      <w:r>
        <w:rPr>
          <w:b/>
          <w:bCs/>
        </w:rPr>
        <w:t xml:space="preserve">Muss-Kriterien zuerst: </w:t>
      </w:r>
      <w:r>
        <w:t>Vor den Bildtests prüfen wir K6 und K9 anhand der Registrierung und der Nutzungsbedingungen. Ein Tool, das ein Muss-Kriterium nicht erfüllt, scheidet aus.</w:t>
      </w:r>
      <w:r>
        <w:br/>
        <w:t xml:space="preserve">• </w:t>
      </w:r>
      <w:r>
        <w:rPr>
          <w:b/>
          <w:bCs/>
        </w:rPr>
        <w:t xml:space="preserve">Gleiche Test-Prompts: </w:t>
      </w:r>
      <w:r>
        <w:t>In allen drei Tools verwenden wir dieselben 6 Test-Prompts (je 2 für festlich, Arbeit und humorvoll). Es zählt jeweils das erste Resultat.</w:t>
      </w:r>
      <w:r>
        <w:br/>
        <w:t xml:space="preserve">• </w:t>
      </w:r>
      <w:r>
        <w:rPr>
          <w:b/>
          <w:bCs/>
        </w:rPr>
        <w:t xml:space="preserve">Bewertung pro Kriterium: </w:t>
      </w:r>
      <w:r>
        <w:t>K1–K4 bewerten wir pro Prompt und bilden den Durchschnitt über die 6 Prompts. K5 testen wir mit einem Folge-Prompt pro Tool, K6–K10 bewerten wir einmal pro Tool.</w:t>
      </w:r>
      <w:r>
        <w:br/>
        <w:t xml:space="preserve">• </w:t>
      </w:r>
      <w:r>
        <w:rPr>
          <w:b/>
          <w:bCs/>
        </w:rPr>
        <w:t xml:space="preserve">Zwei Bewertungen: </w:t>
      </w:r>
      <w:r>
        <w:t>Beide Teammitglieder bewerten unabhängig, in die Nutzwertanalyse kommt der Mittelwert (Risiko R3).</w:t>
      </w:r>
      <w:r>
        <w:br/>
        <w:t xml:space="preserve">• </w:t>
      </w:r>
      <w:r>
        <w:rPr>
          <w:b/>
          <w:bCs/>
        </w:rPr>
        <w:t xml:space="preserve">Nachweis: </w:t>
      </w:r>
      <w:r>
        <w:t>Alle Resultate halten wir mit Datum und Screenshot im Testprotokoll fest; die Dateien liegen im GitHub-Repository (Risiko R2).</w:t>
      </w:r>
    </w:p>
    <w:p w14:paraId="4B64802E" w14:textId="77777777" w:rsidR="000F1252" w:rsidRDefault="00245843">
      <w:pPr>
        <w:keepNext/>
        <w:spacing w:before="160" w:after="40"/>
      </w:pPr>
      <w:r>
        <w:rPr>
          <w:b/>
          <w:bCs/>
        </w:rPr>
        <w:t>Test-Prompts</w:t>
      </w:r>
    </w:p>
    <w:p w14:paraId="69963242" w14:textId="77777777" w:rsidR="000F1252" w:rsidRDefault="00245843">
      <w:pPr>
        <w:keepNext/>
        <w:spacing w:after="40"/>
      </w:pPr>
      <w:r>
        <w:t xml:space="preserve">Alle Prompts </w:t>
      </w:r>
      <w:proofErr w:type="spellStart"/>
      <w:r>
        <w:t>folgen der</w:t>
      </w:r>
      <w:proofErr w:type="spellEnd"/>
      <w:r>
        <w:t xml:space="preserve"> Formel Motiv, Anlass, Stil und Text. Jeder verlangt einen anderen Stil (K4), einen kurzen Text im Bild (K3) und prüfbare Details wie Anzahl und Farben (K2).</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900"/>
        <w:gridCol w:w="1700"/>
        <w:gridCol w:w="6471"/>
      </w:tblGrid>
      <w:tr w:rsidR="000F1252" w14:paraId="583E224B" w14:textId="77777777">
        <w:trPr>
          <w:cantSplit/>
          <w:tblHeader/>
        </w:trPr>
        <w:tc>
          <w:tcPr>
            <w:tcW w:w="900" w:type="dxa"/>
            <w:shd w:val="clear" w:color="auto" w:fill="DCE6F2"/>
            <w:vAlign w:val="center"/>
          </w:tcPr>
          <w:p w14:paraId="42130E1B" w14:textId="77777777" w:rsidR="000F1252" w:rsidRDefault="00245843">
            <w:pPr>
              <w:jc w:val="center"/>
            </w:pPr>
            <w:r>
              <w:rPr>
                <w:b/>
                <w:bCs/>
                <w:sz w:val="20"/>
                <w:szCs w:val="20"/>
              </w:rPr>
              <w:t>#</w:t>
            </w:r>
          </w:p>
        </w:tc>
        <w:tc>
          <w:tcPr>
            <w:tcW w:w="1700" w:type="dxa"/>
            <w:shd w:val="clear" w:color="auto" w:fill="DCE6F2"/>
            <w:vAlign w:val="center"/>
          </w:tcPr>
          <w:p w14:paraId="7010EC82" w14:textId="77777777" w:rsidR="000F1252" w:rsidRDefault="00245843">
            <w:r>
              <w:rPr>
                <w:b/>
                <w:bCs/>
                <w:sz w:val="20"/>
                <w:szCs w:val="20"/>
              </w:rPr>
              <w:t>Anlass</w:t>
            </w:r>
          </w:p>
        </w:tc>
        <w:tc>
          <w:tcPr>
            <w:tcW w:w="6471" w:type="dxa"/>
            <w:shd w:val="clear" w:color="auto" w:fill="DCE6F2"/>
            <w:vAlign w:val="center"/>
          </w:tcPr>
          <w:p w14:paraId="544E3B19" w14:textId="77777777" w:rsidR="000F1252" w:rsidRDefault="00245843">
            <w:r>
              <w:rPr>
                <w:b/>
                <w:bCs/>
                <w:sz w:val="20"/>
                <w:szCs w:val="20"/>
              </w:rPr>
              <w:t>Prompt</w:t>
            </w:r>
          </w:p>
        </w:tc>
      </w:tr>
      <w:tr w:rsidR="000F1252" w14:paraId="50D0DC41" w14:textId="77777777">
        <w:trPr>
          <w:cantSplit/>
          <w:trHeight w:val="560"/>
        </w:trPr>
        <w:tc>
          <w:tcPr>
            <w:tcW w:w="900" w:type="dxa"/>
            <w:vAlign w:val="center"/>
          </w:tcPr>
          <w:p w14:paraId="62B68CE2" w14:textId="77777777" w:rsidR="000F1252" w:rsidRDefault="00245843">
            <w:pPr>
              <w:jc w:val="center"/>
            </w:pPr>
            <w:r>
              <w:rPr>
                <w:b/>
                <w:bCs/>
                <w:sz w:val="20"/>
                <w:szCs w:val="20"/>
              </w:rPr>
              <w:t>P1</w:t>
            </w:r>
          </w:p>
        </w:tc>
        <w:tc>
          <w:tcPr>
            <w:tcW w:w="1700" w:type="dxa"/>
            <w:vAlign w:val="center"/>
          </w:tcPr>
          <w:p w14:paraId="10479AB0" w14:textId="77777777" w:rsidR="000F1252" w:rsidRDefault="00245843">
            <w:r>
              <w:rPr>
                <w:sz w:val="20"/>
                <w:szCs w:val="20"/>
              </w:rPr>
              <w:t>festlich</w:t>
            </w:r>
            <w:r>
              <w:rPr>
                <w:sz w:val="20"/>
                <w:szCs w:val="20"/>
              </w:rPr>
              <w:br/>
            </w:r>
            <w:r>
              <w:rPr>
                <w:i/>
                <w:iCs/>
                <w:color w:val="595959"/>
                <w:sz w:val="18"/>
                <w:szCs w:val="18"/>
              </w:rPr>
              <w:t>Geburtstags</w:t>
            </w:r>
            <w:r>
              <w:rPr>
                <w:sz w:val="18"/>
                <w:szCs w:val="18"/>
              </w:rPr>
              <w:softHyphen/>
            </w:r>
            <w:r>
              <w:rPr>
                <w:i/>
                <w:iCs/>
                <w:color w:val="595959"/>
                <w:sz w:val="18"/>
                <w:szCs w:val="18"/>
              </w:rPr>
              <w:t>einladung</w:t>
            </w:r>
          </w:p>
        </w:tc>
        <w:tc>
          <w:tcPr>
            <w:tcW w:w="6471" w:type="dxa"/>
            <w:vAlign w:val="center"/>
          </w:tcPr>
          <w:p w14:paraId="26060A96" w14:textId="77777777" w:rsidR="000F1252" w:rsidRDefault="00245843">
            <w:r>
              <w:rPr>
                <w:sz w:val="20"/>
                <w:szCs w:val="20"/>
              </w:rPr>
              <w:t>Erstelle ein Bild für eine Geburtstagseinladung: ein Schokoladenkuchen mit brennenden Kerzen auf einem Holztisch, daneben drei Luftballone in Rot, Gelb und Blau. Stil: Aquarell. Oben im Bild steht der Text «Lass uns feiern!».</w:t>
            </w:r>
          </w:p>
        </w:tc>
      </w:tr>
      <w:tr w:rsidR="000F1252" w14:paraId="1887B88E" w14:textId="77777777">
        <w:trPr>
          <w:cantSplit/>
          <w:trHeight w:val="560"/>
        </w:trPr>
        <w:tc>
          <w:tcPr>
            <w:tcW w:w="900" w:type="dxa"/>
            <w:vAlign w:val="center"/>
          </w:tcPr>
          <w:p w14:paraId="779E998E" w14:textId="77777777" w:rsidR="000F1252" w:rsidRDefault="00245843">
            <w:pPr>
              <w:jc w:val="center"/>
            </w:pPr>
            <w:r>
              <w:rPr>
                <w:b/>
                <w:bCs/>
                <w:sz w:val="20"/>
                <w:szCs w:val="20"/>
              </w:rPr>
              <w:lastRenderedPageBreak/>
              <w:t>P2</w:t>
            </w:r>
          </w:p>
        </w:tc>
        <w:tc>
          <w:tcPr>
            <w:tcW w:w="1700" w:type="dxa"/>
            <w:vAlign w:val="center"/>
          </w:tcPr>
          <w:p w14:paraId="1A75C4AA" w14:textId="77777777" w:rsidR="000F1252" w:rsidRDefault="00245843">
            <w:r>
              <w:rPr>
                <w:sz w:val="20"/>
                <w:szCs w:val="20"/>
              </w:rPr>
              <w:t>festlich</w:t>
            </w:r>
            <w:r>
              <w:rPr>
                <w:sz w:val="20"/>
                <w:szCs w:val="20"/>
              </w:rPr>
              <w:br/>
            </w:r>
            <w:r>
              <w:rPr>
                <w:i/>
                <w:iCs/>
                <w:color w:val="595959"/>
                <w:sz w:val="18"/>
                <w:szCs w:val="18"/>
              </w:rPr>
              <w:t>Weihnachtskarte</w:t>
            </w:r>
          </w:p>
        </w:tc>
        <w:tc>
          <w:tcPr>
            <w:tcW w:w="6471" w:type="dxa"/>
            <w:vAlign w:val="center"/>
          </w:tcPr>
          <w:p w14:paraId="33066CC6" w14:textId="77777777" w:rsidR="000F1252" w:rsidRDefault="00245843">
            <w:r>
              <w:rPr>
                <w:sz w:val="20"/>
                <w:szCs w:val="20"/>
              </w:rPr>
              <w:t>Erstelle eine Weihnachtskarte: ein verschneites Bergdorf am Abend mit beleuchteten Fenstern und einem geschmückten Tannenbaum auf dem Dorfplatz. Stil: realistisches Foto. In der Mitte steht der Text «Fröhliche Weihnachten».</w:t>
            </w:r>
          </w:p>
        </w:tc>
      </w:tr>
      <w:tr w:rsidR="000F1252" w14:paraId="29F84925" w14:textId="77777777">
        <w:trPr>
          <w:cantSplit/>
          <w:trHeight w:val="560"/>
        </w:trPr>
        <w:tc>
          <w:tcPr>
            <w:tcW w:w="900" w:type="dxa"/>
            <w:vAlign w:val="center"/>
          </w:tcPr>
          <w:p w14:paraId="29BFE426" w14:textId="77777777" w:rsidR="000F1252" w:rsidRDefault="00245843">
            <w:pPr>
              <w:jc w:val="center"/>
            </w:pPr>
            <w:r>
              <w:rPr>
                <w:b/>
                <w:bCs/>
                <w:sz w:val="20"/>
                <w:szCs w:val="20"/>
              </w:rPr>
              <w:t>P3</w:t>
            </w:r>
          </w:p>
        </w:tc>
        <w:tc>
          <w:tcPr>
            <w:tcW w:w="1700" w:type="dxa"/>
            <w:vAlign w:val="center"/>
          </w:tcPr>
          <w:p w14:paraId="41A04100" w14:textId="77777777" w:rsidR="000F1252" w:rsidRDefault="00245843">
            <w:r>
              <w:rPr>
                <w:sz w:val="20"/>
                <w:szCs w:val="20"/>
              </w:rPr>
              <w:t>Arbeit</w:t>
            </w:r>
            <w:r>
              <w:rPr>
                <w:sz w:val="20"/>
                <w:szCs w:val="20"/>
              </w:rPr>
              <w:br/>
            </w:r>
            <w:r>
              <w:rPr>
                <w:i/>
                <w:iCs/>
                <w:color w:val="595959"/>
                <w:sz w:val="18"/>
                <w:szCs w:val="18"/>
              </w:rPr>
              <w:t>Titelbild Präsentation</w:t>
            </w:r>
          </w:p>
        </w:tc>
        <w:tc>
          <w:tcPr>
            <w:tcW w:w="6471" w:type="dxa"/>
            <w:vAlign w:val="center"/>
          </w:tcPr>
          <w:p w14:paraId="3BEA6382" w14:textId="77777777" w:rsidR="000F1252" w:rsidRDefault="00245843">
            <w:r>
              <w:rPr>
                <w:sz w:val="20"/>
                <w:szCs w:val="20"/>
              </w:rPr>
              <w:t>Erstelle ein Titelbild für eine Präsentation über Teamarbeit: vier Personen sitzen an einem runden Tisch in einem hellen Büro und schauen auf ein Whiteboard mit Notizen. Stil: flache Vektor-Illustration in Blau- und Grautönen. Oben steht der Text «Gemeinsam ans Ziel».</w:t>
            </w:r>
          </w:p>
        </w:tc>
      </w:tr>
      <w:tr w:rsidR="000F1252" w14:paraId="6AC4702F" w14:textId="77777777">
        <w:trPr>
          <w:cantSplit/>
          <w:trHeight w:val="560"/>
        </w:trPr>
        <w:tc>
          <w:tcPr>
            <w:tcW w:w="900" w:type="dxa"/>
            <w:vAlign w:val="center"/>
          </w:tcPr>
          <w:p w14:paraId="351ADEE4" w14:textId="77777777" w:rsidR="000F1252" w:rsidRDefault="00245843">
            <w:pPr>
              <w:jc w:val="center"/>
            </w:pPr>
            <w:r>
              <w:rPr>
                <w:b/>
                <w:bCs/>
                <w:sz w:val="20"/>
                <w:szCs w:val="20"/>
              </w:rPr>
              <w:t>P4</w:t>
            </w:r>
          </w:p>
        </w:tc>
        <w:tc>
          <w:tcPr>
            <w:tcW w:w="1700" w:type="dxa"/>
            <w:vAlign w:val="center"/>
          </w:tcPr>
          <w:p w14:paraId="62E5B17C" w14:textId="77777777" w:rsidR="000F1252" w:rsidRDefault="00245843">
            <w:r>
              <w:rPr>
                <w:sz w:val="20"/>
                <w:szCs w:val="20"/>
              </w:rPr>
              <w:t>Arbeit</w:t>
            </w:r>
            <w:r>
              <w:rPr>
                <w:sz w:val="20"/>
                <w:szCs w:val="20"/>
              </w:rPr>
              <w:br/>
            </w:r>
            <w:r>
              <w:rPr>
                <w:i/>
                <w:iCs/>
                <w:color w:val="595959"/>
                <w:sz w:val="18"/>
                <w:szCs w:val="18"/>
              </w:rPr>
              <w:t>Einladung Workshop</w:t>
            </w:r>
          </w:p>
        </w:tc>
        <w:tc>
          <w:tcPr>
            <w:tcW w:w="6471" w:type="dxa"/>
            <w:vAlign w:val="center"/>
          </w:tcPr>
          <w:p w14:paraId="20D6C807" w14:textId="77777777" w:rsidR="000F1252" w:rsidRDefault="00245843">
            <w:r>
              <w:rPr>
                <w:sz w:val="20"/>
                <w:szCs w:val="20"/>
              </w:rPr>
              <w:t>Erstelle ein Bild für die Einladung zu einem Team-Workshop: eine Pinnwand mit bunten Haftnotizen, Glühbirnen-Symbolen und Pfeilen. Stil: 3D-Illustration mit weichen Farben. In der Mitte steht der Text «Workshop Kick-off».</w:t>
            </w:r>
          </w:p>
        </w:tc>
      </w:tr>
      <w:tr w:rsidR="000F1252" w14:paraId="0C695AE5" w14:textId="77777777">
        <w:trPr>
          <w:cantSplit/>
          <w:trHeight w:val="560"/>
        </w:trPr>
        <w:tc>
          <w:tcPr>
            <w:tcW w:w="900" w:type="dxa"/>
            <w:vAlign w:val="center"/>
          </w:tcPr>
          <w:p w14:paraId="0D10AB65" w14:textId="77777777" w:rsidR="000F1252" w:rsidRDefault="00245843">
            <w:pPr>
              <w:jc w:val="center"/>
            </w:pPr>
            <w:r>
              <w:rPr>
                <w:b/>
                <w:bCs/>
                <w:sz w:val="20"/>
                <w:szCs w:val="20"/>
              </w:rPr>
              <w:t>P5</w:t>
            </w:r>
          </w:p>
        </w:tc>
        <w:tc>
          <w:tcPr>
            <w:tcW w:w="1700" w:type="dxa"/>
            <w:vAlign w:val="center"/>
          </w:tcPr>
          <w:p w14:paraId="538BFFF5" w14:textId="77777777" w:rsidR="000F1252" w:rsidRDefault="00245843">
            <w:r>
              <w:rPr>
                <w:sz w:val="20"/>
                <w:szCs w:val="20"/>
              </w:rPr>
              <w:t>humorvoll</w:t>
            </w:r>
            <w:r>
              <w:rPr>
                <w:sz w:val="20"/>
                <w:szCs w:val="20"/>
              </w:rPr>
              <w:br/>
            </w:r>
            <w:r>
              <w:rPr>
                <w:i/>
                <w:iCs/>
                <w:color w:val="595959"/>
                <w:sz w:val="18"/>
                <w:szCs w:val="18"/>
              </w:rPr>
              <w:t>Team-Chat</w:t>
            </w:r>
          </w:p>
        </w:tc>
        <w:tc>
          <w:tcPr>
            <w:tcW w:w="6471" w:type="dxa"/>
            <w:vAlign w:val="center"/>
          </w:tcPr>
          <w:p w14:paraId="3CE731AC" w14:textId="77777777" w:rsidR="000F1252" w:rsidRDefault="00245843">
            <w:r>
              <w:rPr>
                <w:sz w:val="20"/>
                <w:szCs w:val="20"/>
              </w:rPr>
              <w:t>Erstelle ein lustiges Bild für den Team-Chat: eine müde Katze mit Brille sitzt am Montagmorgen vor einem Computer und hält eine riesige Kaffeetasse. Stil: Comic. In einer Sprechblase steht «Ist schon Freitag?».</w:t>
            </w:r>
          </w:p>
        </w:tc>
      </w:tr>
      <w:tr w:rsidR="000F1252" w14:paraId="6AB3FFAF" w14:textId="77777777">
        <w:trPr>
          <w:cantSplit/>
          <w:trHeight w:val="560"/>
        </w:trPr>
        <w:tc>
          <w:tcPr>
            <w:tcW w:w="900" w:type="dxa"/>
            <w:vAlign w:val="center"/>
          </w:tcPr>
          <w:p w14:paraId="40D0BAA3" w14:textId="77777777" w:rsidR="000F1252" w:rsidRDefault="00245843">
            <w:pPr>
              <w:jc w:val="center"/>
            </w:pPr>
            <w:r>
              <w:rPr>
                <w:b/>
                <w:bCs/>
                <w:sz w:val="20"/>
                <w:szCs w:val="20"/>
              </w:rPr>
              <w:t>P6</w:t>
            </w:r>
          </w:p>
        </w:tc>
        <w:tc>
          <w:tcPr>
            <w:tcW w:w="1700" w:type="dxa"/>
            <w:vAlign w:val="center"/>
          </w:tcPr>
          <w:p w14:paraId="2294E8F1" w14:textId="77777777" w:rsidR="000F1252" w:rsidRDefault="00245843">
            <w:r>
              <w:rPr>
                <w:sz w:val="20"/>
                <w:szCs w:val="20"/>
              </w:rPr>
              <w:t>humorvoll</w:t>
            </w:r>
            <w:r>
              <w:rPr>
                <w:sz w:val="20"/>
                <w:szCs w:val="20"/>
              </w:rPr>
              <w:br/>
            </w:r>
            <w:r>
              <w:rPr>
                <w:i/>
                <w:iCs/>
                <w:color w:val="595959"/>
                <w:sz w:val="18"/>
                <w:szCs w:val="18"/>
              </w:rPr>
              <w:t>Abwesenheits</w:t>
            </w:r>
            <w:r>
              <w:rPr>
                <w:sz w:val="18"/>
                <w:szCs w:val="18"/>
              </w:rPr>
              <w:softHyphen/>
            </w:r>
            <w:r>
              <w:rPr>
                <w:i/>
                <w:iCs/>
                <w:color w:val="595959"/>
                <w:sz w:val="18"/>
                <w:szCs w:val="18"/>
              </w:rPr>
              <w:t>notiz</w:t>
            </w:r>
          </w:p>
        </w:tc>
        <w:tc>
          <w:tcPr>
            <w:tcW w:w="6471" w:type="dxa"/>
            <w:vAlign w:val="center"/>
          </w:tcPr>
          <w:p w14:paraId="45B92457" w14:textId="77777777" w:rsidR="000F1252" w:rsidRDefault="00245843">
            <w:r>
              <w:rPr>
                <w:sz w:val="20"/>
                <w:szCs w:val="20"/>
              </w:rPr>
              <w:t>Erstelle ein lustiges Bild für eine Abwesenheitsnotiz: ein Faultier mit Sonnenbrille liegt in einer Hängematte zwischen zwei Palmen, daneben ein zugeklappter Laptop im Sand. Stil: Retro-Postkarte aus den 1960er-Jahren. Oben steht der Text «Zurück am Montag».</w:t>
            </w:r>
          </w:p>
        </w:tc>
      </w:tr>
      <w:tr w:rsidR="000F1252" w14:paraId="562CBB5B" w14:textId="77777777">
        <w:trPr>
          <w:cantSplit/>
          <w:trHeight w:val="560"/>
        </w:trPr>
        <w:tc>
          <w:tcPr>
            <w:tcW w:w="900" w:type="dxa"/>
            <w:vAlign w:val="center"/>
          </w:tcPr>
          <w:p w14:paraId="1664D3DD" w14:textId="77777777" w:rsidR="000F1252" w:rsidRDefault="00245843">
            <w:pPr>
              <w:jc w:val="center"/>
            </w:pPr>
            <w:r>
              <w:rPr>
                <w:b/>
                <w:bCs/>
                <w:sz w:val="20"/>
                <w:szCs w:val="20"/>
              </w:rPr>
              <w:t>Folge</w:t>
            </w:r>
          </w:p>
        </w:tc>
        <w:tc>
          <w:tcPr>
            <w:tcW w:w="1700" w:type="dxa"/>
            <w:vAlign w:val="center"/>
          </w:tcPr>
          <w:p w14:paraId="35207F5B" w14:textId="77777777" w:rsidR="000F1252" w:rsidRDefault="00245843">
            <w:r>
              <w:rPr>
                <w:sz w:val="20"/>
                <w:szCs w:val="20"/>
              </w:rPr>
              <w:t>Anpassung (K5)</w:t>
            </w:r>
            <w:r>
              <w:rPr>
                <w:sz w:val="20"/>
                <w:szCs w:val="20"/>
              </w:rPr>
              <w:br/>
            </w:r>
            <w:r>
              <w:rPr>
                <w:i/>
                <w:iCs/>
                <w:color w:val="595959"/>
                <w:sz w:val="18"/>
                <w:szCs w:val="18"/>
              </w:rPr>
              <w:t>auf das Bild von P1</w:t>
            </w:r>
          </w:p>
        </w:tc>
        <w:tc>
          <w:tcPr>
            <w:tcW w:w="6471" w:type="dxa"/>
            <w:vAlign w:val="center"/>
          </w:tcPr>
          <w:p w14:paraId="3AC29722" w14:textId="77777777" w:rsidR="000F1252" w:rsidRDefault="00245843">
            <w:r>
              <w:rPr>
                <w:sz w:val="20"/>
                <w:szCs w:val="20"/>
              </w:rPr>
              <w:t>Ändere nur die Farben der Luftballone zu Grün, Lila und Orange. Alles andere soll gleich bleiben.</w:t>
            </w:r>
          </w:p>
        </w:tc>
      </w:tr>
    </w:tbl>
    <w:p w14:paraId="0D1C8141" w14:textId="77777777" w:rsidR="000F1252" w:rsidRDefault="00245843">
      <w:pPr>
        <w:spacing w:before="80"/>
      </w:pPr>
      <w:r>
        <w:rPr>
          <w:i/>
          <w:iCs/>
          <w:color w:val="595959"/>
          <w:sz w:val="18"/>
          <w:szCs w:val="18"/>
        </w:rPr>
        <w:t xml:space="preserve">P2 und P6 enthalten Umlaute im Bildtext. Die Prompts verlangen bewusst kein Bildformat, </w:t>
      </w:r>
      <w:proofErr w:type="spellStart"/>
      <w:proofErr w:type="spellEnd"/>
      <w:del w:id="91610" w:author="Claude" w:date="2026-10-25T12:00:00Z">
        <w:r>
          <w:rPr>
            <w:i/>
            <w:iCs/>
            <w:color w:val="595959"/>
            <w:sz w:val="18"/>
            <w:szCs w:val="18"/>
          </w:rPr>
          <w:delText xml:space="preserve">weil </w:delText>
        </w:r>
        <w:r>
          <w:rPr>
            <w:i/>
            <w:iCs/>
            <w:color w:val="595959"/>
            <w:sz w:val="18"/>
            <w:szCs w:val="18"/>
          </w:rPr>
          <w:delText>Leonardo.Ai</w:delText>
        </w:r>
        <w:r>
          <w:rPr>
            <w:i/>
            <w:iCs/>
            <w:color w:val="595959"/>
            <w:sz w:val="18"/>
            <w:szCs w:val="18"/>
          </w:rPr>
          <w:delText xml:space="preserve"> das Format über die Einstellungen steuert und diese laut Pflichtenheft auf Standard bleiben.</w:delText>
        </w:r>
      </w:del>
      <w:ins w:id="91611" w:author="Claude" w:date="2026-10-25T12:00:00Z">
        <w:r>
          <w:rPr>
            <w:i/>
            <w:iCs/>
            <w:color w:val="595959"/>
            <w:sz w:val="18"/>
            <w:szCs w:val="18"/>
          </w:rPr>
          <w:t xml:space="preserve">weil Leonardo.Ai das Format über die Einstellungen steuert und wir dort die Standardeinstellungen verwenden.</w:t>
        </w:r>
      </w:ins>
    </w:p>
    <w:p w14:paraId="1997635F" w14:textId="3BED6FB4" w:rsidR="000F1252" w:rsidRDefault="00245843">
      <w:pPr>
        <w:pStyle w:val="berschrift1"/>
        <w:rPr>
          <w:del w:id="91579" w:author="Claude" w:date="2026-10-25T12:00:00Z"/>
        </w:rPr>
      </w:pPr>
      <w:bookmarkStart w:id="76" w:name="_heading=h.dv0nupudj5dj"/>
      <w:bookmarkStart w:id="77" w:name="_Toc1210954607"/>
      <w:bookmarkStart w:id="78" w:name="_Toc243474850"/>
      <w:bookmarkStart w:id="79" w:name="_Toc2123364938"/>
      <w:bookmarkEnd w:id="76"/>
      <w:del w:id="91578" w:author="Claude" w:date="2026-10-25T12:00:00Z">
        <w:r>
          <w:delText>Pflichtenheft</w:delText>
        </w:r>
        <w:r>
          <w:delText xml:space="preserve"> </w:delText>
        </w:r>
      </w:del>
      <w:bookmarkEnd w:id="77"/>
      <w:bookmarkEnd w:id="78"/>
      <w:bookmarkEnd w:id="79"/>
    </w:p>
    <w:p w14:paraId="5FCBF54C" w14:textId="77777777" w:rsidR="000F1252" w:rsidRDefault="00245843">
      <w:pPr>
        <w:rPr>
          <w:del w:id="91581" w:author="Claude" w:date="2026-10-25T12:00:00Z"/>
        </w:rPr>
      </w:pPr>
      <w:del w:id="91580" w:author="Claude" w:date="2026-10-25T12:00:00Z">
        <w:r>
          <w:delText>Im Pflichtenheft beschreibt der Auftragnehmer, wie er die Anforderungen aus dem Lastenheft erfüllt: Er «unterbreitet seine Lösungsvorschläge, um die Vorgaben des Auftraggebers umzusetzen» (Lexware 2026). Eine Anforderung ist ein Erfordernis oder eine Erwartung, die festgelegt, vorausgesetzt oder verpflichtend ist. Qualität heisst, diese Anforderungen zu erfüllen (Skript M306, Kap. 7.1.1). In unserem Projekt ist das Projektteam der Auftragnehmer. Das Pflichtenheft legt fest, wie wir die Tools prüfen, auswählen und einführen.</w:delText>
        </w:r>
      </w:del>
    </w:p>
    <w:p w14:paraId="2E8E50E2" w14:textId="77777777" w:rsidR="000F1252" w:rsidRDefault="00245843">
      <w:pPr>
        <w:keepNext/>
        <w:spacing w:before="160" w:after="40"/>
        <w:rPr>
          <w:del w:id="91583" w:author="Claude" w:date="2026-10-25T12:00:00Z"/>
        </w:rPr>
      </w:pPr>
      <w:del w:id="91582" w:author="Claude" w:date="2026-10-25T12:00:00Z">
        <w:r>
          <w:rPr>
            <w:b/>
            <w:bCs/>
          </w:rPr>
          <w:delText>1. Lösungsansatz</w:delText>
        </w:r>
      </w:del>
    </w:p>
    <w:p w14:paraId="24C1B3A3" w14:textId="77777777" w:rsidR="000F1252" w:rsidRDefault="00245843">
      <w:pPr>
        <w:rPr>
          <w:del w:id="91585" w:author="Claude" w:date="2026-10-25T12:00:00Z"/>
        </w:rPr>
      </w:pPr>
      <w:del w:id="91584" w:author="Claude" w:date="2026-10-25T12:00:00Z">
        <w:r>
          <w:delText xml:space="preserve">• </w:delText>
        </w:r>
        <w:r>
          <w:rPr>
            <w:b/>
            <w:bCs/>
          </w:rPr>
          <w:delText xml:space="preserve">Prüfen: </w:delText>
        </w:r>
        <w:r>
          <w:delText>Zuerst prüfen wir bei allen drei Tools die Muss-Kriterien K6 und K9. Tools, die beide erfüllen, testen wir mit denselben Test-Prompts und bewerten sie in der Nutzwertanalyse.</w:delText>
        </w:r>
        <w:r>
          <w:br/>
        </w:r>
        <w:r>
          <w:delText xml:space="preserve">• </w:delText>
        </w:r>
        <w:r>
          <w:rPr>
            <w:b/>
            <w:bCs/>
          </w:rPr>
          <w:delText xml:space="preserve">Entscheiden: </w:delText>
        </w:r>
        <w:r>
          <w:delText>Empfohlen wird das Tool mit dem höchsten Nutzwert, das alle Muss-Kriterien erfüllt. Bei Gleichstand entscheidet K1 Bildqualität.</w:delText>
        </w:r>
        <w:r>
          <w:br/>
        </w:r>
        <w:r>
          <w:delText xml:space="preserve">• </w:delText>
        </w:r>
        <w:r>
          <w:rPr>
            <w:b/>
            <w:bCs/>
          </w:rPr>
          <w:delText xml:space="preserve">Einführen: </w:delText>
        </w:r>
        <w:r>
          <w:delText>Für das gewählte Tool schreiben wir eine Anleitung und zeigen es in einer Live-Demo.</w:delText>
        </w:r>
      </w:del>
    </w:p>
    <w:p w14:paraId="36153D45" w14:textId="77777777" w:rsidR="000F1252" w:rsidRDefault="00245843">
      <w:pPr>
        <w:keepNext/>
        <w:spacing w:before="160" w:after="40"/>
        <w:rPr>
          <w:del w:id="91587" w:author="Claude" w:date="2026-10-25T12:00:00Z"/>
        </w:rPr>
      </w:pPr>
      <w:del w:id="91586" w:author="Claude" w:date="2026-10-25T12:00:00Z">
        <w:r>
          <w:rPr>
            <w:b/>
            <w:bCs/>
          </w:rPr>
          <w:delText>2. Umsetzung und Testumgebung</w:delText>
        </w:r>
      </w:del>
    </w:p>
    <w:p w14:paraId="67DC5DBA" w14:textId="77777777" w:rsidR="000F1252" w:rsidRDefault="00245843">
      <w:pPr>
        <w:rPr>
          <w:del w:id="91589" w:author="Claude" w:date="2026-10-25T12:00:00Z"/>
        </w:rPr>
      </w:pPr>
      <w:del w:id="91588" w:author="Claude" w:date="2026-10-25T12:00:00Z">
        <w:r>
          <w:delText xml:space="preserve">• </w:delText>
        </w:r>
        <w:r>
          <w:rPr>
            <w:b/>
            <w:bCs/>
          </w:rPr>
          <w:delText xml:space="preserve">Geräte: </w:delText>
        </w:r>
        <w:r>
          <w:delText>eigene Laptops mit aktuellem Webbrowser; die Smartphone-App testen wir nur ergänzend.</w:delText>
        </w:r>
        <w:r>
          <w:br/>
        </w:r>
        <w:r>
          <w:delText xml:space="preserve">• </w:delText>
        </w:r>
        <w:r>
          <w:rPr>
            <w:b/>
            <w:bCs/>
          </w:rPr>
          <w:delText xml:space="preserve">Konten: </w:delText>
        </w:r>
        <w:r>
          <w:delText xml:space="preserve">Beide haben pro Tool ein eigenes Gratis-Konto, ohne Abo und ohne </w:delText>
        </w:r>
        <w:r>
          <w:delText>Testabo</w:delText>
        </w:r>
        <w:r>
          <w:delText xml:space="preserve"> (Ziel 7). So können wir die </w:delText>
        </w:r>
        <w:r>
          <w:delText>Tageslimiten</w:delText>
        </w:r>
        <w:r>
          <w:delText xml:space="preserve"> verteilen (R1).</w:delText>
        </w:r>
        <w:r>
          <w:br/>
        </w:r>
        <w:r>
          <w:delText xml:space="preserve">• </w:delText>
        </w:r>
        <w:r>
          <w:rPr>
            <w:b/>
            <w:bCs/>
          </w:rPr>
          <w:delText xml:space="preserve">Testbedingungen: </w:delText>
        </w:r>
        <w:r>
          <w:delText xml:space="preserve">Die Prompts sind auf Deutsch. Jeder Prompt läuft in einem neuen Chat bzw. einer neuen Generierung, mit Standardeinstellungen und dem voreingestellten Modell. </w:delText>
        </w:r>
        <w:r>
          <w:lastRenderedPageBreak/>
        </w:r>
        <w:r>
          <w:delText>Es zählt das erste Resultat; erzeugt ein Tool mehrere Bilder, zählt das erste Bild.</w:delText>
        </w:r>
        <w:r>
          <w:br/>
        </w:r>
        <w:r>
          <w:delText xml:space="preserve">• </w:delText>
        </w:r>
        <w:r>
          <w:rPr>
            <w:b/>
            <w:bCs/>
          </w:rPr>
          <w:delText xml:space="preserve">Dokumentation: </w:delText>
        </w:r>
        <w:r>
          <w:delText>Pro Test notieren wir Datum, Modellname und Wartezeit. Bild und Screenshot speichern wir im GitHub-Repository, z.B. als «P1_Gemini_2026-10-08». Das Testprotokoll kommt in den Anhang (Ziel 2).</w:delText>
        </w:r>
      </w:del>
      <w:proofErr w:type="spellStart"/>
      <w:proofErr w:type="spellEnd"/>
      <w:proofErr w:type="spellStart"/>
      <w:proofErr w:type="spellEnd"/>
    </w:p>
    <w:p w14:paraId="0C04845C" w14:textId="77777777" w:rsidR="000F1252" w:rsidRDefault="00245843">
      <w:pPr>
        <w:keepNext/>
        <w:spacing w:before="160" w:after="40"/>
        <w:rPr>
          <w:del w:id="91591" w:author="Claude" w:date="2026-10-25T12:00:00Z"/>
        </w:rPr>
      </w:pPr>
      <w:del w:id="91590" w:author="Claude" w:date="2026-10-25T12:00:00Z">
        <w:r>
          <w:rPr>
            <w:b/>
            <w:bCs/>
          </w:rPr>
          <w:delText>3. Anforderungskatalog (Übersetzung des Lastenhefts)</w:delText>
        </w:r>
      </w:del>
    </w:p>
    <w:p w14:paraId="24568475" w14:textId="77777777" w:rsidR="000F1252" w:rsidRDefault="00245843">
      <w:pPr>
        <w:keepNext/>
        <w:spacing w:before="60" w:after="40"/>
        <w:rPr>
          <w:del w:id="91593" w:author="Claude" w:date="2026-10-25T12:00:00Z"/>
        </w:rPr>
      </w:pPr>
      <w:del w:id="91592" w:author="Claude" w:date="2026-10-25T12:00:00Z">
        <w:r>
          <w:rPr>
            <w:b/>
            <w:bCs/>
          </w:rPr>
          <w:delText>3.1 Funktionale Anforderungen</w:delText>
        </w:r>
      </w:del>
    </w:p>
    <w:p w14:paraId="26243779" w14:textId="77777777" w:rsidR="000F1252" w:rsidRDefault="00245843">
      <w:pPr>
        <w:rPr>
          <w:del w:id="91595" w:author="Claude" w:date="2026-10-25T12:00:00Z"/>
        </w:rPr>
      </w:pPr>
      <w:del w:id="91594" w:author="Claude" w:date="2026-10-25T12:00:00Z">
        <w:r>
          <w:delText xml:space="preserve">• </w:delText>
        </w:r>
        <w:r>
          <w:rPr>
            <w:b/>
            <w:bCs/>
          </w:rPr>
          <w:delText xml:space="preserve">Module: </w:delText>
        </w:r>
        <w:r>
          <w:delText>Die Lösung besteht aus Testprotokoll, Nutzwertanalyse, Anleitung und Live-Demo. Die Anleitung hat vier Teile: Konto einrichten, Bild erzeugen (mit einer einfachen Prompt-Formel: Motiv, Anlass, Stil, Text), Bild anpassen sowie Bild speichern und verwenden.</w:delText>
        </w:r>
        <w:r>
          <w:br/>
        </w:r>
        <w:r>
          <w:delText xml:space="preserve">• </w:delText>
        </w:r>
        <w:r>
          <w:rPr>
            <w:b/>
            <w:bCs/>
          </w:rPr>
          <w:delText xml:space="preserve">Masken: </w:delText>
        </w:r>
        <w:r>
          <w:delText>Die Anleitung zeigt jede wichtige Oberfläche mit einem Screenshot: Anmeldung, Eingabefeld, Ergebnis und Download.</w:delText>
        </w:r>
        <w:r>
          <w:br/>
        </w:r>
        <w:r>
          <w:delText xml:space="preserve">• </w:delText>
        </w:r>
        <w:r>
          <w:rPr>
            <w:b/>
            <w:bCs/>
          </w:rPr>
          <w:delText xml:space="preserve">Logiken: </w:delText>
        </w:r>
        <w:r>
          <w:delText>Bild erzeugen: Prompt eingeben → Bild prüfen → bei Bedarf Folge-Prompt → herunterladen. Entscheid: Muss-Kriterien prüfen → Nutzwert Σ(Gewichtung × Bewertung) berechnen → der höchste Nutzwert gewinnt.</w:delText>
        </w:r>
        <w:r>
          <w:br/>
        </w:r>
        <w:r>
          <w:delText xml:space="preserve">• </w:delText>
        </w:r>
        <w:r>
          <w:rPr>
            <w:b/>
            <w:bCs/>
          </w:rPr>
          <w:delText xml:space="preserve">Berechtigungen und Rollen: </w:delText>
        </w:r>
        <w:r>
          <w:delText>Jede Person nutzt ihr eigenes Konto; das Mindestalter richtet sich nach den Nutzungsbedingungen. Bilder sollen privat bleiben; zeigt ein Tool sie öffentlich, weist die Anleitung darauf hin. Wir verwenden keine Fotos von Personen und keine persönlichen Daten in den Prompts. Im Projekt testet Nicolas, beide bewerten, und Lucas gibt die Nutzwertanalyse frei (siehe RACI-Matrix).</w:delText>
        </w:r>
      </w:del>
    </w:p>
    <w:p w14:paraId="5670F4EC" w14:textId="77777777" w:rsidR="000F1252" w:rsidRDefault="00245843">
      <w:pPr>
        <w:keepNext/>
        <w:spacing w:before="160" w:after="40"/>
        <w:rPr>
          <w:del w:id="91597" w:author="Claude" w:date="2026-10-25T12:00:00Z"/>
        </w:rPr>
      </w:pPr>
      <w:del w:id="91596" w:author="Claude" w:date="2026-10-25T12:00:00Z">
        <w:r>
          <w:rPr>
            <w:b/>
            <w:bCs/>
          </w:rPr>
          <w:delText>3.2 Nicht-funktionale Anforderungen</w:delText>
        </w:r>
      </w:del>
    </w:p>
    <w:p w14:paraId="4670E504" w14:textId="77777777" w:rsidR="000F1252" w:rsidRDefault="00245843">
      <w:pPr>
        <w:rPr>
          <w:del w:id="91599" w:author="Claude" w:date="2026-10-25T12:00:00Z"/>
        </w:rPr>
      </w:pPr>
      <w:del w:id="91598" w:author="Claude" w:date="2026-10-25T12:00:00Z">
        <w:r>
          <w:delText xml:space="preserve">• </w:delText>
        </w:r>
        <w:r>
          <w:rPr>
            <w:b/>
            <w:bCs/>
          </w:rPr>
          <w:delText xml:space="preserve">Performance: </w:delText>
        </w:r>
        <w:r>
          <w:delText>Die Wartezeit bis zum Bild notieren wir; als Richtwert gelten höchstens 2 Minuten. Mit der Anleitung erstellt eine neue Nutzerin ihr erstes Bild in höchstens 15 Minuten (Ziel 4).</w:delText>
        </w:r>
        <w:r>
          <w:br/>
        </w:r>
        <w:r>
          <w:delText xml:space="preserve">• </w:delText>
        </w:r>
        <w:r>
          <w:rPr>
            <w:b/>
            <w:bCs/>
          </w:rPr>
          <w:delText xml:space="preserve">Verfügbarkeit: </w:delText>
        </w:r>
        <w:r>
          <w:delText>Das Tool läuft ohne Installation im Browser, und das Gratis-Kontingent reicht für den gelegentlichen Gebrauch (K7). Für die Live-Demo sparen wir Kontingent auf und halten Ersatzbilder bereit (R7).</w:delText>
        </w:r>
        <w:r>
          <w:br/>
        </w:r>
        <w:r>
          <w:delText xml:space="preserve">• </w:delText>
        </w:r>
        <w:r>
          <w:rPr>
            <w:b/>
            <w:bCs/>
          </w:rPr>
          <w:delText xml:space="preserve">Skalierbarkeit: </w:delText>
        </w:r>
        <w:r>
          <w:delText>Jede Person nutzt ein eigenes Gratis-Konto, deshalb passt die Lösung für beliebig viele Gelegenheitsnutzer. Wer viele Bilder pro Tag braucht, stösst an die Limiten; ein Abo gehört nicht zur Lösung.</w:delText>
        </w:r>
        <w:r>
          <w:br/>
        </w:r>
        <w:r>
          <w:delText xml:space="preserve">• </w:delText>
        </w:r>
        <w:r>
          <w:rPr>
            <w:b/>
            <w:bCs/>
          </w:rPr>
          <w:delText xml:space="preserve">Wartbarkeit: </w:delText>
        </w:r>
        <w:r>
          <w:delText>Die Anbieter ändern Funktionen und Limiten laufend (R2). Testprotokoll und Anleitung enthalten deshalb Datum und Modellname. Die Anleitung besteht aus kurzen Schritten mit je einem Screenshot, damit sich einzelne Schritte leicht ersetzen lassen.</w:delText>
        </w:r>
      </w:del>
    </w:p>
    <w:p w14:paraId="740E97C7" w14:textId="77777777" w:rsidR="000F1252" w:rsidRDefault="00245843">
      <w:pPr>
        <w:keepNext/>
        <w:spacing w:before="160" w:after="40"/>
        <w:rPr>
          <w:del w:id="91601" w:author="Claude" w:date="2026-10-25T12:00:00Z"/>
        </w:rPr>
      </w:pPr>
      <w:del w:id="91600" w:author="Claude" w:date="2026-10-25T12:00:00Z">
        <w:r>
          <w:rPr>
            <w:b/>
            <w:bCs/>
          </w:rPr>
          <w:delText>3.3 Priorisierung</w:delText>
        </w:r>
      </w:del>
    </w:p>
    <w:p w14:paraId="6EE19883" w14:textId="77777777" w:rsidR="000F1252" w:rsidRDefault="00245843">
      <w:pPr>
        <w:keepNext/>
        <w:spacing w:after="40"/>
        <w:rPr>
          <w:del w:id="91494" w:author="Claude" w:date="2026-10-25T12:00:00Z"/>
        </w:rPr>
      </w:pPr>
      <w:del w:id="91493" w:author="Claude" w:date="2026-10-25T12:00:00Z">
        <w:r>
          <w:delText>Die Spalte «Nachweis» zeigt wie ein vereinfachter Prüfplan, wie wir jede Anforderung prüfen (Skript M306, Kap. 7.3.1).</w:delText>
        </w:r>
      </w:del>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00"/>
        <w:gridCol w:w="4371"/>
        <w:gridCol w:w="1100"/>
        <w:gridCol w:w="3000"/>
      </w:tblGrid>
      <w:tr w:rsidR="000F1252" w14:paraId="4518D159" w14:textId="77777777">
        <w:trPr>
          <w:cantSplit/>
          <w:tblHeader/>
          <w:del w:id="91495" w:author="Claude" w:date="2026-10-25T12:00:00Z"/>
        </w:trPr>
        <w:tc>
          <w:tcPr>
            <w:tcW w:w="600" w:type="dxa"/>
            <w:shd w:val="clear" w:color="auto" w:fill="DCE6F2"/>
            <w:vAlign w:val="center"/>
          </w:tcPr>
          <w:p w14:paraId="5FA4D718" w14:textId="77777777" w:rsidR="000F1252" w:rsidRDefault="00245843">
            <w:pPr>
              <w:jc w:val="center"/>
              <w:rPr>
                <w:del w:id="91497" w:author="Claude" w:date="2026-10-25T12:00:00Z"/>
              </w:rPr>
            </w:pPr>
            <w:del w:id="91496" w:author="Claude" w:date="2026-10-25T12:00:00Z">
              <w:r>
                <w:rPr>
                  <w:b/>
                  <w:bCs/>
                  <w:sz w:val="20"/>
                  <w:szCs w:val="20"/>
                </w:rPr>
                <w:delText>#</w:delText>
              </w:r>
            </w:del>
          </w:p>
        </w:tc>
        <w:tc>
          <w:tcPr>
            <w:tcW w:w="4371" w:type="dxa"/>
            <w:shd w:val="clear" w:color="auto" w:fill="DCE6F2"/>
            <w:vAlign w:val="center"/>
          </w:tcPr>
          <w:p w14:paraId="51DC9726" w14:textId="77777777" w:rsidR="000F1252" w:rsidRDefault="00245843">
            <w:pPr>
              <w:rPr>
                <w:del w:id="91499" w:author="Claude" w:date="2026-10-25T12:00:00Z"/>
              </w:rPr>
            </w:pPr>
            <w:del w:id="91498" w:author="Claude" w:date="2026-10-25T12:00:00Z">
              <w:r>
                <w:rPr>
                  <w:b/>
                  <w:bCs/>
                  <w:sz w:val="20"/>
                  <w:szCs w:val="20"/>
                </w:rPr>
                <w:delText>Anforderung</w:delText>
              </w:r>
            </w:del>
          </w:p>
        </w:tc>
        <w:tc>
          <w:tcPr>
            <w:tcW w:w="1100" w:type="dxa"/>
            <w:shd w:val="clear" w:color="auto" w:fill="DCE6F2"/>
            <w:vAlign w:val="center"/>
          </w:tcPr>
          <w:p w14:paraId="169F6812" w14:textId="77777777" w:rsidR="000F1252" w:rsidRDefault="00245843">
            <w:pPr>
              <w:jc w:val="center"/>
              <w:rPr>
                <w:del w:id="91501" w:author="Claude" w:date="2026-10-25T12:00:00Z"/>
              </w:rPr>
            </w:pPr>
            <w:del w:id="91500" w:author="Claude" w:date="2026-10-25T12:00:00Z">
              <w:r>
                <w:rPr>
                  <w:b/>
                  <w:bCs/>
                  <w:sz w:val="20"/>
                  <w:szCs w:val="20"/>
                </w:rPr>
                <w:delText>Priorität</w:delText>
              </w:r>
            </w:del>
          </w:p>
        </w:tc>
        <w:tc>
          <w:tcPr>
            <w:tcW w:w="3000" w:type="dxa"/>
            <w:shd w:val="clear" w:color="auto" w:fill="DCE6F2"/>
            <w:vAlign w:val="center"/>
          </w:tcPr>
          <w:p w14:paraId="7C683727" w14:textId="77777777" w:rsidR="000F1252" w:rsidRDefault="00245843">
            <w:pPr>
              <w:rPr>
                <w:del w:id="91503" w:author="Claude" w:date="2026-10-25T12:00:00Z"/>
              </w:rPr>
            </w:pPr>
            <w:del w:id="91502" w:author="Claude" w:date="2026-10-25T12:00:00Z">
              <w:r>
                <w:rPr>
                  <w:b/>
                  <w:bCs/>
                  <w:sz w:val="20"/>
                  <w:szCs w:val="20"/>
                </w:rPr>
                <w:delText>Nachweis</w:delText>
              </w:r>
            </w:del>
          </w:p>
        </w:tc>
      </w:tr>
      <w:tr w:rsidR="000F1252" w14:paraId="375A597B" w14:textId="77777777">
        <w:trPr>
          <w:cantSplit/>
          <w:trHeight w:val="400"/>
          <w:del w:id="91504" w:author="Claude" w:date="2026-10-25T12:00:00Z"/>
        </w:trPr>
        <w:tc>
          <w:tcPr>
            <w:tcW w:w="600" w:type="dxa"/>
            <w:vAlign w:val="center"/>
          </w:tcPr>
          <w:p w14:paraId="642418AC" w14:textId="77777777" w:rsidR="000F1252" w:rsidRDefault="00245843">
            <w:pPr>
              <w:jc w:val="center"/>
              <w:rPr>
                <w:del w:id="91506" w:author="Claude" w:date="2026-10-25T12:00:00Z"/>
              </w:rPr>
            </w:pPr>
            <w:del w:id="91505" w:author="Claude" w:date="2026-10-25T12:00:00Z">
              <w:r>
                <w:rPr>
                  <w:b/>
                  <w:bCs/>
                  <w:sz w:val="20"/>
                  <w:szCs w:val="20"/>
                </w:rPr>
                <w:delText>A1</w:delText>
              </w:r>
            </w:del>
          </w:p>
        </w:tc>
        <w:tc>
          <w:tcPr>
            <w:tcW w:w="4371" w:type="dxa"/>
            <w:vAlign w:val="center"/>
          </w:tcPr>
          <w:p w14:paraId="57D37A6A" w14:textId="77777777" w:rsidR="000F1252" w:rsidRDefault="00245843">
            <w:pPr>
              <w:rPr>
                <w:del w:id="91508" w:author="Claude" w:date="2026-10-25T12:00:00Z"/>
              </w:rPr>
            </w:pPr>
            <w:del w:id="91507" w:author="Claude" w:date="2026-10-25T12:00:00Z">
              <w:r>
                <w:rPr>
                  <w:sz w:val="20"/>
                  <w:szCs w:val="20"/>
                </w:rPr>
                <w:delText>Bild aus einem Prompt erzeugen und herunterladen</w:delText>
              </w:r>
            </w:del>
          </w:p>
        </w:tc>
        <w:tc>
          <w:tcPr>
            <w:tcW w:w="1100" w:type="dxa"/>
            <w:vAlign w:val="center"/>
          </w:tcPr>
          <w:p w14:paraId="670C1EFB" w14:textId="77777777" w:rsidR="000F1252" w:rsidRDefault="00245843">
            <w:pPr>
              <w:jc w:val="center"/>
              <w:rPr>
                <w:del w:id="91510" w:author="Claude" w:date="2026-10-25T12:00:00Z"/>
              </w:rPr>
            </w:pPr>
            <w:del w:id="91509" w:author="Claude" w:date="2026-10-25T12:00:00Z">
              <w:r>
                <w:rPr>
                  <w:b/>
                  <w:bCs/>
                  <w:sz w:val="20"/>
                  <w:szCs w:val="20"/>
                </w:rPr>
                <w:delText>MUSS</w:delText>
              </w:r>
            </w:del>
          </w:p>
        </w:tc>
        <w:tc>
          <w:tcPr>
            <w:tcW w:w="3000" w:type="dxa"/>
            <w:vAlign w:val="center"/>
          </w:tcPr>
          <w:p w14:paraId="570D614B" w14:textId="77777777" w:rsidR="000F1252" w:rsidRDefault="00245843">
            <w:pPr>
              <w:rPr>
                <w:del w:id="91512" w:author="Claude" w:date="2026-10-25T12:00:00Z"/>
              </w:rPr>
            </w:pPr>
            <w:del w:id="91511" w:author="Claude" w:date="2026-10-25T12:00:00Z">
              <w:r>
                <w:rPr>
                  <w:sz w:val="20"/>
                  <w:szCs w:val="20"/>
                </w:rPr>
                <w:delText>Tests mit P1–P6</w:delText>
              </w:r>
            </w:del>
          </w:p>
        </w:tc>
      </w:tr>
      <w:tr w:rsidR="000F1252" w14:paraId="0B72C6A4" w14:textId="77777777">
        <w:trPr>
          <w:cantSplit/>
          <w:trHeight w:val="400"/>
          <w:del w:id="91513" w:author="Claude" w:date="2026-10-25T12:00:00Z"/>
        </w:trPr>
        <w:tc>
          <w:tcPr>
            <w:tcW w:w="600" w:type="dxa"/>
            <w:vAlign w:val="center"/>
          </w:tcPr>
          <w:p w14:paraId="2027985B" w14:textId="77777777" w:rsidR="000F1252" w:rsidRDefault="00245843">
            <w:pPr>
              <w:jc w:val="center"/>
              <w:rPr>
                <w:del w:id="91515" w:author="Claude" w:date="2026-10-25T12:00:00Z"/>
              </w:rPr>
            </w:pPr>
            <w:del w:id="91514" w:author="Claude" w:date="2026-10-25T12:00:00Z">
              <w:r>
                <w:rPr>
                  <w:b/>
                  <w:bCs/>
                  <w:sz w:val="20"/>
                  <w:szCs w:val="20"/>
                </w:rPr>
                <w:delText>A2</w:delText>
              </w:r>
            </w:del>
          </w:p>
        </w:tc>
        <w:tc>
          <w:tcPr>
            <w:tcW w:w="4371" w:type="dxa"/>
            <w:vAlign w:val="center"/>
          </w:tcPr>
          <w:p w14:paraId="2A0C9847" w14:textId="77777777" w:rsidR="000F1252" w:rsidRDefault="00245843">
            <w:pPr>
              <w:rPr>
                <w:del w:id="91517" w:author="Claude" w:date="2026-10-25T12:00:00Z"/>
              </w:rPr>
            </w:pPr>
            <w:del w:id="91516" w:author="Claude" w:date="2026-10-25T12:00:00Z">
              <w:r>
                <w:rPr>
                  <w:sz w:val="20"/>
                  <w:szCs w:val="20"/>
                </w:rPr>
                <w:delText>Kostenlos, ohne Abo und ohne Zahlungsmittel (K6)</w:delText>
              </w:r>
            </w:del>
          </w:p>
        </w:tc>
        <w:tc>
          <w:tcPr>
            <w:tcW w:w="1100" w:type="dxa"/>
            <w:vAlign w:val="center"/>
          </w:tcPr>
          <w:p w14:paraId="403A9EA1" w14:textId="77777777" w:rsidR="000F1252" w:rsidRDefault="00245843">
            <w:pPr>
              <w:jc w:val="center"/>
              <w:rPr>
                <w:del w:id="91519" w:author="Claude" w:date="2026-10-25T12:00:00Z"/>
              </w:rPr>
            </w:pPr>
            <w:del w:id="91518" w:author="Claude" w:date="2026-10-25T12:00:00Z">
              <w:r>
                <w:rPr>
                  <w:b/>
                  <w:bCs/>
                  <w:sz w:val="20"/>
                  <w:szCs w:val="20"/>
                </w:rPr>
                <w:delText>MUSS</w:delText>
              </w:r>
            </w:del>
          </w:p>
        </w:tc>
        <w:tc>
          <w:tcPr>
            <w:tcW w:w="3000" w:type="dxa"/>
            <w:vAlign w:val="center"/>
          </w:tcPr>
          <w:p w14:paraId="23E4613A" w14:textId="77777777" w:rsidR="000F1252" w:rsidRDefault="00245843">
            <w:pPr>
              <w:rPr>
                <w:del w:id="91521" w:author="Claude" w:date="2026-10-25T12:00:00Z"/>
              </w:rPr>
            </w:pPr>
            <w:del w:id="91520" w:author="Claude" w:date="2026-10-25T12:00:00Z">
              <w:r>
                <w:rPr>
                  <w:sz w:val="20"/>
                  <w:szCs w:val="20"/>
                </w:rPr>
                <w:delText>Registrierung, Nutzungsbedingungen</w:delText>
              </w:r>
            </w:del>
          </w:p>
        </w:tc>
      </w:tr>
      <w:tr w:rsidR="000F1252" w14:paraId="7C04922B" w14:textId="77777777">
        <w:trPr>
          <w:cantSplit/>
          <w:trHeight w:val="400"/>
          <w:del w:id="91522" w:author="Claude" w:date="2026-10-25T12:00:00Z"/>
        </w:trPr>
        <w:tc>
          <w:tcPr>
            <w:tcW w:w="600" w:type="dxa"/>
            <w:vAlign w:val="center"/>
          </w:tcPr>
          <w:p w14:paraId="4D3B2984" w14:textId="77777777" w:rsidR="000F1252" w:rsidRDefault="00245843">
            <w:pPr>
              <w:jc w:val="center"/>
              <w:rPr>
                <w:del w:id="91524" w:author="Claude" w:date="2026-10-25T12:00:00Z"/>
              </w:rPr>
            </w:pPr>
            <w:del w:id="91523" w:author="Claude" w:date="2026-10-25T12:00:00Z">
              <w:r>
                <w:rPr>
                  <w:b/>
                  <w:bCs/>
                  <w:sz w:val="20"/>
                  <w:szCs w:val="20"/>
                </w:rPr>
                <w:delText>A3</w:delText>
              </w:r>
            </w:del>
          </w:p>
        </w:tc>
        <w:tc>
          <w:tcPr>
            <w:tcW w:w="4371" w:type="dxa"/>
            <w:vAlign w:val="center"/>
          </w:tcPr>
          <w:p w14:paraId="71B47FAC" w14:textId="77777777" w:rsidR="000F1252" w:rsidRDefault="00245843">
            <w:pPr>
              <w:rPr>
                <w:del w:id="91526" w:author="Claude" w:date="2026-10-25T12:00:00Z"/>
              </w:rPr>
            </w:pPr>
            <w:del w:id="91525" w:author="Claude" w:date="2026-10-25T12:00:00Z">
              <w:r>
                <w:rPr>
                  <w:sz w:val="20"/>
                  <w:szCs w:val="20"/>
                </w:rPr>
                <w:delText>Bilder privat und beruflich nutzbar (K9)</w:delText>
              </w:r>
            </w:del>
          </w:p>
        </w:tc>
        <w:tc>
          <w:tcPr>
            <w:tcW w:w="1100" w:type="dxa"/>
            <w:vAlign w:val="center"/>
          </w:tcPr>
          <w:p w14:paraId="3492D7B4" w14:textId="77777777" w:rsidR="000F1252" w:rsidRDefault="00245843">
            <w:pPr>
              <w:jc w:val="center"/>
              <w:rPr>
                <w:del w:id="91528" w:author="Claude" w:date="2026-10-25T12:00:00Z"/>
              </w:rPr>
            </w:pPr>
            <w:del w:id="91527" w:author="Claude" w:date="2026-10-25T12:00:00Z">
              <w:r>
                <w:rPr>
                  <w:b/>
                  <w:bCs/>
                  <w:sz w:val="20"/>
                  <w:szCs w:val="20"/>
                </w:rPr>
                <w:delText>MUSS</w:delText>
              </w:r>
            </w:del>
          </w:p>
        </w:tc>
        <w:tc>
          <w:tcPr>
            <w:tcW w:w="3000" w:type="dxa"/>
            <w:vAlign w:val="center"/>
          </w:tcPr>
          <w:p w14:paraId="0069F5BA" w14:textId="77777777" w:rsidR="000F1252" w:rsidRDefault="00245843">
            <w:pPr>
              <w:rPr>
                <w:del w:id="91530" w:author="Claude" w:date="2026-10-25T12:00:00Z"/>
              </w:rPr>
            </w:pPr>
            <w:del w:id="91529" w:author="Claude" w:date="2026-10-25T12:00:00Z">
              <w:r>
                <w:rPr>
                  <w:sz w:val="20"/>
                  <w:szCs w:val="20"/>
                </w:rPr>
                <w:delText>Nutzungsbedingungen</w:delText>
              </w:r>
            </w:del>
          </w:p>
        </w:tc>
      </w:tr>
      <w:tr w:rsidR="000F1252" w14:paraId="1A6D3930" w14:textId="77777777">
        <w:trPr>
          <w:cantSplit/>
          <w:trHeight w:val="400"/>
          <w:del w:id="91531" w:author="Claude" w:date="2026-10-25T12:00:00Z"/>
        </w:trPr>
        <w:tc>
          <w:tcPr>
            <w:tcW w:w="600" w:type="dxa"/>
            <w:vAlign w:val="center"/>
          </w:tcPr>
          <w:p w14:paraId="56688544" w14:textId="77777777" w:rsidR="000F1252" w:rsidRDefault="00245843">
            <w:pPr>
              <w:jc w:val="center"/>
              <w:rPr>
                <w:del w:id="91533" w:author="Claude" w:date="2026-10-25T12:00:00Z"/>
              </w:rPr>
            </w:pPr>
            <w:del w:id="91532" w:author="Claude" w:date="2026-10-25T12:00:00Z">
              <w:r>
                <w:rPr>
                  <w:b/>
                  <w:bCs/>
                  <w:sz w:val="20"/>
                  <w:szCs w:val="20"/>
                </w:rPr>
                <w:delText>A4</w:delText>
              </w:r>
            </w:del>
          </w:p>
        </w:tc>
        <w:tc>
          <w:tcPr>
            <w:tcW w:w="4371" w:type="dxa"/>
            <w:vAlign w:val="center"/>
          </w:tcPr>
          <w:p w14:paraId="02CD5D58" w14:textId="77777777" w:rsidR="000F1252" w:rsidRDefault="00245843">
            <w:pPr>
              <w:rPr>
                <w:del w:id="91535" w:author="Claude" w:date="2026-10-25T12:00:00Z"/>
              </w:rPr>
            </w:pPr>
            <w:del w:id="91534" w:author="Claude" w:date="2026-10-25T12:00:00Z">
              <w:r>
                <w:rPr>
                  <w:sz w:val="20"/>
                  <w:szCs w:val="20"/>
                </w:rPr>
                <w:delText>Anleitung (Konto einrichten, Bild erzeugen, Bild speichern); erstes Bild in höchstens 15 Minuten</w:delText>
              </w:r>
            </w:del>
          </w:p>
        </w:tc>
        <w:tc>
          <w:tcPr>
            <w:tcW w:w="1100" w:type="dxa"/>
            <w:vAlign w:val="center"/>
          </w:tcPr>
          <w:p w14:paraId="1B82B211" w14:textId="77777777" w:rsidR="000F1252" w:rsidRDefault="00245843">
            <w:pPr>
              <w:jc w:val="center"/>
              <w:rPr>
                <w:del w:id="91537" w:author="Claude" w:date="2026-10-25T12:00:00Z"/>
              </w:rPr>
            </w:pPr>
            <w:del w:id="91536" w:author="Claude" w:date="2026-10-25T12:00:00Z">
              <w:r>
                <w:rPr>
                  <w:b/>
                  <w:bCs/>
                  <w:sz w:val="20"/>
                  <w:szCs w:val="20"/>
                </w:rPr>
                <w:delText>MUSS</w:delText>
              </w:r>
            </w:del>
          </w:p>
        </w:tc>
        <w:tc>
          <w:tcPr>
            <w:tcW w:w="3000" w:type="dxa"/>
            <w:vAlign w:val="center"/>
          </w:tcPr>
          <w:p w14:paraId="7FF5F963" w14:textId="77777777" w:rsidR="000F1252" w:rsidRDefault="00245843">
            <w:pPr>
              <w:rPr>
                <w:del w:id="91539" w:author="Claude" w:date="2026-10-25T12:00:00Z"/>
              </w:rPr>
            </w:pPr>
            <w:del w:id="91538" w:author="Claude" w:date="2026-10-25T12:00:00Z">
              <w:r>
                <w:rPr>
                  <w:sz w:val="20"/>
                  <w:szCs w:val="20"/>
                </w:rPr>
                <w:delText>Test mit der Testperson (Ziel 4)</w:delText>
              </w:r>
            </w:del>
          </w:p>
        </w:tc>
      </w:tr>
      <w:tr w:rsidR="000F1252" w14:paraId="40BA3DA3" w14:textId="77777777">
        <w:trPr>
          <w:cantSplit/>
          <w:trHeight w:val="400"/>
          <w:del w:id="91540" w:author="Claude" w:date="2026-10-25T12:00:00Z"/>
        </w:trPr>
        <w:tc>
          <w:tcPr>
            <w:tcW w:w="600" w:type="dxa"/>
            <w:vAlign w:val="center"/>
          </w:tcPr>
          <w:p w14:paraId="6B37A167" w14:textId="77777777" w:rsidR="000F1252" w:rsidRDefault="00245843">
            <w:pPr>
              <w:jc w:val="center"/>
              <w:rPr>
                <w:del w:id="91542" w:author="Claude" w:date="2026-10-25T12:00:00Z"/>
              </w:rPr>
            </w:pPr>
            <w:del w:id="91541" w:author="Claude" w:date="2026-10-25T12:00:00Z">
              <w:r>
                <w:rPr>
                  <w:b/>
                  <w:bCs/>
                  <w:sz w:val="20"/>
                  <w:szCs w:val="20"/>
                </w:rPr>
                <w:delText>A5</w:delText>
              </w:r>
            </w:del>
          </w:p>
        </w:tc>
        <w:tc>
          <w:tcPr>
            <w:tcW w:w="4371" w:type="dxa"/>
            <w:vAlign w:val="center"/>
          </w:tcPr>
          <w:p w14:paraId="5037EABF" w14:textId="77777777" w:rsidR="000F1252" w:rsidRDefault="00245843">
            <w:pPr>
              <w:rPr>
                <w:del w:id="91544" w:author="Claude" w:date="2026-10-25T12:00:00Z"/>
              </w:rPr>
            </w:pPr>
            <w:del w:id="91543" w:author="Claude" w:date="2026-10-25T12:00:00Z">
              <w:r>
                <w:rPr>
                  <w:sz w:val="20"/>
                  <w:szCs w:val="20"/>
                </w:rPr>
                <w:delText>Live-Demo mit 3 Beispiel-Prompts, je einer pro Anlass</w:delText>
              </w:r>
            </w:del>
          </w:p>
        </w:tc>
        <w:tc>
          <w:tcPr>
            <w:tcW w:w="1100" w:type="dxa"/>
            <w:vAlign w:val="center"/>
          </w:tcPr>
          <w:p w14:paraId="0C3584AC" w14:textId="77777777" w:rsidR="000F1252" w:rsidRDefault="00245843">
            <w:pPr>
              <w:jc w:val="center"/>
              <w:rPr>
                <w:del w:id="91546" w:author="Claude" w:date="2026-10-25T12:00:00Z"/>
              </w:rPr>
            </w:pPr>
            <w:del w:id="91545" w:author="Claude" w:date="2026-10-25T12:00:00Z">
              <w:r>
                <w:rPr>
                  <w:b/>
                  <w:bCs/>
                  <w:sz w:val="20"/>
                  <w:szCs w:val="20"/>
                </w:rPr>
                <w:delText>MUSS</w:delText>
              </w:r>
            </w:del>
          </w:p>
        </w:tc>
        <w:tc>
          <w:tcPr>
            <w:tcW w:w="3000" w:type="dxa"/>
            <w:vAlign w:val="center"/>
          </w:tcPr>
          <w:p w14:paraId="7C2F6172" w14:textId="77777777" w:rsidR="000F1252" w:rsidRDefault="00245843">
            <w:pPr>
              <w:rPr>
                <w:del w:id="91548" w:author="Claude" w:date="2026-10-25T12:00:00Z"/>
              </w:rPr>
            </w:pPr>
            <w:del w:id="91547" w:author="Claude" w:date="2026-10-25T12:00:00Z">
              <w:r>
                <w:rPr>
                  <w:sz w:val="20"/>
                  <w:szCs w:val="20"/>
                </w:rPr>
                <w:delText>Probelauf, Abnahme (Ziel 5)</w:delText>
              </w:r>
            </w:del>
          </w:p>
        </w:tc>
      </w:tr>
      <w:tr w:rsidR="000F1252" w14:paraId="3AB222D8" w14:textId="77777777">
        <w:trPr>
          <w:cantSplit/>
          <w:trHeight w:val="400"/>
          <w:del w:id="91549" w:author="Claude" w:date="2026-10-25T12:00:00Z"/>
        </w:trPr>
        <w:tc>
          <w:tcPr>
            <w:tcW w:w="600" w:type="dxa"/>
            <w:vAlign w:val="center"/>
          </w:tcPr>
          <w:p w14:paraId="43DB6D5B" w14:textId="77777777" w:rsidR="000F1252" w:rsidRDefault="00245843">
            <w:pPr>
              <w:jc w:val="center"/>
              <w:rPr>
                <w:del w:id="91551" w:author="Claude" w:date="2026-10-25T12:00:00Z"/>
              </w:rPr>
            </w:pPr>
            <w:del w:id="91550" w:author="Claude" w:date="2026-10-25T12:00:00Z">
              <w:r>
                <w:rPr>
                  <w:b/>
                  <w:bCs/>
                  <w:sz w:val="20"/>
                  <w:szCs w:val="20"/>
                </w:rPr>
                <w:lastRenderedPageBreak/>
              </w:r>
              <w:r>
                <w:rPr>
                  <w:b/>
                  <w:bCs/>
                  <w:sz w:val="20"/>
                  <w:szCs w:val="20"/>
                </w:rPr>
                <w:delText>A6</w:delText>
              </w:r>
            </w:del>
          </w:p>
        </w:tc>
        <w:tc>
          <w:tcPr>
            <w:tcW w:w="4371" w:type="dxa"/>
            <w:vAlign w:val="center"/>
          </w:tcPr>
          <w:p w14:paraId="53FF1F6A" w14:textId="77777777" w:rsidR="000F1252" w:rsidRDefault="00245843">
            <w:pPr>
              <w:rPr>
                <w:del w:id="91553" w:author="Claude" w:date="2026-10-25T12:00:00Z"/>
              </w:rPr>
            </w:pPr>
            <w:del w:id="91552" w:author="Claude" w:date="2026-10-25T12:00:00Z">
              <w:r>
                <w:rPr>
                  <w:sz w:val="20"/>
                  <w:szCs w:val="20"/>
                </w:rPr>
                <w:delText>Möglichst gute Werte bei K1–K5, K7, K8 und K10</w:delText>
              </w:r>
            </w:del>
          </w:p>
        </w:tc>
        <w:tc>
          <w:tcPr>
            <w:tcW w:w="1100" w:type="dxa"/>
            <w:vAlign w:val="center"/>
          </w:tcPr>
          <w:p w14:paraId="7D64F9CC" w14:textId="77777777" w:rsidR="000F1252" w:rsidRDefault="00245843">
            <w:pPr>
              <w:jc w:val="center"/>
              <w:rPr>
                <w:del w:id="91555" w:author="Claude" w:date="2026-10-25T12:00:00Z"/>
              </w:rPr>
            </w:pPr>
            <w:del w:id="91554" w:author="Claude" w:date="2026-10-25T12:00:00Z">
              <w:r>
                <w:rPr>
                  <w:sz w:val="20"/>
                  <w:szCs w:val="20"/>
                </w:rPr>
                <w:delText>WUNSCH</w:delText>
              </w:r>
            </w:del>
          </w:p>
        </w:tc>
        <w:tc>
          <w:tcPr>
            <w:tcW w:w="3000" w:type="dxa"/>
            <w:vAlign w:val="center"/>
          </w:tcPr>
          <w:p w14:paraId="25D01493" w14:textId="77777777" w:rsidR="000F1252" w:rsidRDefault="00245843">
            <w:pPr>
              <w:rPr>
                <w:del w:id="91557" w:author="Claude" w:date="2026-10-25T12:00:00Z"/>
              </w:rPr>
            </w:pPr>
            <w:del w:id="91556" w:author="Claude" w:date="2026-10-25T12:00:00Z">
              <w:r>
                <w:rPr>
                  <w:sz w:val="20"/>
                  <w:szCs w:val="20"/>
                </w:rPr>
                <w:delText>Nutzwertanalyse</w:delText>
              </w:r>
            </w:del>
          </w:p>
        </w:tc>
      </w:tr>
      <w:tr w:rsidR="000F1252" w14:paraId="08FD9A67" w14:textId="77777777">
        <w:trPr>
          <w:cantSplit/>
          <w:trHeight w:val="400"/>
          <w:del w:id="91558" w:author="Claude" w:date="2026-10-25T12:00:00Z"/>
        </w:trPr>
        <w:tc>
          <w:tcPr>
            <w:tcW w:w="600" w:type="dxa"/>
            <w:vAlign w:val="center"/>
          </w:tcPr>
          <w:p w14:paraId="5EEF9155" w14:textId="77777777" w:rsidR="000F1252" w:rsidRDefault="00245843">
            <w:pPr>
              <w:jc w:val="center"/>
              <w:rPr>
                <w:del w:id="91560" w:author="Claude" w:date="2026-10-25T12:00:00Z"/>
              </w:rPr>
            </w:pPr>
            <w:del w:id="91559" w:author="Claude" w:date="2026-10-25T12:00:00Z">
              <w:r>
                <w:rPr>
                  <w:b/>
                  <w:bCs/>
                  <w:sz w:val="20"/>
                  <w:szCs w:val="20"/>
                </w:rPr>
                <w:delText>A7</w:delText>
              </w:r>
            </w:del>
          </w:p>
        </w:tc>
        <w:tc>
          <w:tcPr>
            <w:tcW w:w="4371" w:type="dxa"/>
            <w:vAlign w:val="center"/>
          </w:tcPr>
          <w:p w14:paraId="27A7540E" w14:textId="77777777" w:rsidR="000F1252" w:rsidRDefault="00245843">
            <w:pPr>
              <w:rPr>
                <w:del w:id="91562" w:author="Claude" w:date="2026-10-25T12:00:00Z"/>
              </w:rPr>
            </w:pPr>
            <w:del w:id="91561" w:author="Claude" w:date="2026-10-25T12:00:00Z">
              <w:r>
                <w:rPr>
                  <w:sz w:val="20"/>
                  <w:szCs w:val="20"/>
                </w:rPr>
                <w:delText>Prompt-Tipps mit Beispielen für die drei Anlässe</w:delText>
              </w:r>
            </w:del>
          </w:p>
        </w:tc>
        <w:tc>
          <w:tcPr>
            <w:tcW w:w="1100" w:type="dxa"/>
            <w:vAlign w:val="center"/>
          </w:tcPr>
          <w:p w14:paraId="59505F52" w14:textId="77777777" w:rsidR="000F1252" w:rsidRDefault="00245843">
            <w:pPr>
              <w:jc w:val="center"/>
              <w:rPr>
                <w:del w:id="91564" w:author="Claude" w:date="2026-10-25T12:00:00Z"/>
              </w:rPr>
            </w:pPr>
            <w:del w:id="91563" w:author="Claude" w:date="2026-10-25T12:00:00Z">
              <w:r>
                <w:rPr>
                  <w:sz w:val="20"/>
                  <w:szCs w:val="20"/>
                </w:rPr>
                <w:delText>WUNSCH</w:delText>
              </w:r>
            </w:del>
          </w:p>
        </w:tc>
        <w:tc>
          <w:tcPr>
            <w:tcW w:w="3000" w:type="dxa"/>
            <w:vAlign w:val="center"/>
          </w:tcPr>
          <w:p w14:paraId="7B65BC81" w14:textId="77777777" w:rsidR="000F1252" w:rsidRDefault="00245843">
            <w:pPr>
              <w:rPr>
                <w:del w:id="91566" w:author="Claude" w:date="2026-10-25T12:00:00Z"/>
              </w:rPr>
            </w:pPr>
            <w:del w:id="91565" w:author="Claude" w:date="2026-10-25T12:00:00Z">
              <w:r>
                <w:rPr>
                  <w:sz w:val="20"/>
                  <w:szCs w:val="20"/>
                </w:rPr>
                <w:delText>Rückmeldung der Testperson</w:delText>
              </w:r>
            </w:del>
          </w:p>
        </w:tc>
      </w:tr>
      <w:tr w:rsidR="000F1252" w14:paraId="11734B13" w14:textId="77777777">
        <w:trPr>
          <w:cantSplit/>
          <w:trHeight w:val="400"/>
          <w:del w:id="91567" w:author="Claude" w:date="2026-10-25T12:00:00Z"/>
        </w:trPr>
        <w:tc>
          <w:tcPr>
            <w:tcW w:w="600" w:type="dxa"/>
            <w:vAlign w:val="center"/>
          </w:tcPr>
          <w:p w14:paraId="0419065D" w14:textId="77777777" w:rsidR="000F1252" w:rsidRDefault="00245843">
            <w:pPr>
              <w:jc w:val="center"/>
              <w:rPr>
                <w:del w:id="91569" w:author="Claude" w:date="2026-10-25T12:00:00Z"/>
              </w:rPr>
            </w:pPr>
            <w:del w:id="91568" w:author="Claude" w:date="2026-10-25T12:00:00Z">
              <w:r>
                <w:rPr>
                  <w:b/>
                  <w:bCs/>
                  <w:sz w:val="20"/>
                  <w:szCs w:val="20"/>
                </w:rPr>
                <w:delText>A8</w:delText>
              </w:r>
            </w:del>
          </w:p>
        </w:tc>
        <w:tc>
          <w:tcPr>
            <w:tcW w:w="4371" w:type="dxa"/>
            <w:vAlign w:val="center"/>
          </w:tcPr>
          <w:p w14:paraId="4F15BFF4" w14:textId="77777777" w:rsidR="000F1252" w:rsidRDefault="00245843">
            <w:pPr>
              <w:rPr>
                <w:del w:id="91571" w:author="Claude" w:date="2026-10-25T12:00:00Z"/>
              </w:rPr>
            </w:pPr>
            <w:del w:id="91570" w:author="Claude" w:date="2026-10-25T12:00:00Z">
              <w:r>
                <w:rPr>
                  <w:sz w:val="20"/>
                  <w:szCs w:val="20"/>
                </w:rPr>
                <w:delText>Hinweise für die Smartphone-App</w:delText>
              </w:r>
            </w:del>
          </w:p>
        </w:tc>
        <w:tc>
          <w:tcPr>
            <w:tcW w:w="1100" w:type="dxa"/>
            <w:vAlign w:val="center"/>
          </w:tcPr>
          <w:p w14:paraId="1071C6E4" w14:textId="77777777" w:rsidR="000F1252" w:rsidRDefault="00245843">
            <w:pPr>
              <w:jc w:val="center"/>
              <w:rPr>
                <w:del w:id="91573" w:author="Claude" w:date="2026-10-25T12:00:00Z"/>
              </w:rPr>
            </w:pPr>
            <w:del w:id="91572" w:author="Claude" w:date="2026-10-25T12:00:00Z">
              <w:r>
                <w:rPr>
                  <w:sz w:val="20"/>
                  <w:szCs w:val="20"/>
                </w:rPr>
                <w:delText>WUNSCH</w:delText>
              </w:r>
            </w:del>
          </w:p>
        </w:tc>
        <w:tc>
          <w:tcPr>
            <w:tcW w:w="3000" w:type="dxa"/>
            <w:vAlign w:val="center"/>
          </w:tcPr>
          <w:p w14:paraId="77E7C4BC" w14:textId="77777777" w:rsidR="000F1252" w:rsidRDefault="00245843">
            <w:pPr>
              <w:rPr>
                <w:del w:id="91575" w:author="Claude" w:date="2026-10-25T12:00:00Z"/>
              </w:rPr>
            </w:pPr>
            <w:del w:id="91574" w:author="Claude" w:date="2026-10-25T12:00:00Z">
              <w:r>
                <w:rPr>
                  <w:sz w:val="20"/>
                  <w:szCs w:val="20"/>
                </w:rPr>
                <w:delText>Kurztest auf dem Smartphone</w:delText>
              </w:r>
            </w:del>
          </w:p>
        </w:tc>
      </w:tr>
    </w:tbl>
    <w:p w14:paraId="0F13C53D" w14:textId="77777777" w:rsidR="000F1252" w:rsidRDefault="00245843">
      <w:pPr>
        <w:spacing w:before="80"/>
        <w:rPr>
          <w:del w:id="91577" w:author="Claude" w:date="2026-10-25T12:00:00Z"/>
        </w:rPr>
      </w:pPr>
      <w:del w:id="91576" w:author="Claude" w:date="2026-10-25T12:00:00Z">
        <w:r>
          <w:delText>MUSS-Anforderungen sind unverzichtbar und bis zur Abgabe erfüllt. WUNSCH-Anforderungen sind sinnvoll, aber optional.</w:delText>
        </w:r>
      </w:del>
    </w:p>
    <w:p w14:paraId="04826485" w14:textId="4C7B7E56" w:rsidR="000F1252" w:rsidRDefault="00245843">
      <w:pPr>
        <w:pStyle w:val="berschrift1"/>
      </w:pPr>
      <w:bookmarkStart w:id="80" w:name="_Toc292704056"/>
      <w:bookmarkStart w:id="81" w:name="_Toc243474851"/>
      <w:bookmarkStart w:id="82" w:name="_Toc374686475"/>
      <w:r>
        <w:t>Evaluation</w:t>
      </w:r>
      <w:bookmarkEnd w:id="80"/>
      <w:bookmarkEnd w:id="81"/>
      <w:bookmarkEnd w:id="82"/>
    </w:p>
    <w:p w14:paraId="1956EE01" w14:textId="77777777" w:rsidR="00FE42B3" w:rsidRDefault="00625A4E">
      <w:r>
        <w:t xml:space="preserve">Die Evaluation bereitet den Entscheid für den Auftraggeber vor. Ein Entscheid fällt leichter, wenn die Folgen jeder Möglichkeit sichtbar sind, auch die Folgen, wenn nicht entschieden wird. </w:t>
      </w:r>
      <w:del w:id="91339" w:author="Claude" w:date="2026-10-25T12:00:00Z">
        <w:r>
          <w:delText xml:space="preserve">Das Skript empfiehlt dafür</w:delText>
        </w:r>
      </w:del>
      <w:ins w:id="91340" w:author="Claude" w:date="2026-10-25T12:00:00Z">
        <w:r>
          <w:t xml:space="preserve">Dafür eignen sich</w:t>
        </w:r>
      </w:ins>
      <w:r>
        <w:t xml:space="preserve"> eine Entscheidungsfolgen-Matrix zu Qualität, Termin, Kosten und Personal sowie eine klare Empfehlung des Projektteams (Skript M306, Kap. 4.7.1–4.7.2). Grundlage sind die Nutzwertanalyse im Lastenheft und die Tests in Anhang B.</w:t>
      </w:r>
    </w:p>
    <w:p w14:paraId="36F54BDE" w14:textId="77777777" w:rsidR="00FE42B3" w:rsidRDefault="00625A4E">
      <w:pPr>
        <w:keepNext/>
        <w:spacing w:before="160" w:after="40"/>
      </w:pPr>
      <w:r>
        <w:rPr>
          <w:b/>
          <w:bCs/>
        </w:rPr>
        <w:t>1. Ergebnis der Nutzwertanalyse</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700"/>
        <w:gridCol w:w="1300"/>
        <w:gridCol w:w="1000"/>
        <w:gridCol w:w="1500"/>
        <w:gridCol w:w="2285"/>
        <w:gridCol w:w="2286"/>
      </w:tblGrid>
      <w:tr w:rsidR="00FE42B3" w14:paraId="5FF4461E" w14:textId="77777777">
        <w:trPr>
          <w:cantSplit/>
          <w:tblHeader/>
        </w:trPr>
        <w:tc>
          <w:tcPr>
            <w:tcW w:w="700" w:type="dxa"/>
            <w:shd w:val="clear" w:color="auto" w:fill="DCE6F2"/>
            <w:vAlign w:val="center"/>
          </w:tcPr>
          <w:p w14:paraId="7B6C63A1" w14:textId="77777777" w:rsidR="00FE42B3" w:rsidRDefault="00625A4E">
            <w:pPr>
              <w:jc w:val="center"/>
            </w:pPr>
            <w:r>
              <w:rPr>
                <w:b/>
                <w:bCs/>
                <w:sz w:val="20"/>
                <w:szCs w:val="20"/>
              </w:rPr>
              <w:t>Rang</w:t>
            </w:r>
          </w:p>
        </w:tc>
        <w:tc>
          <w:tcPr>
            <w:tcW w:w="1300" w:type="dxa"/>
            <w:shd w:val="clear" w:color="auto" w:fill="DCE6F2"/>
            <w:vAlign w:val="center"/>
          </w:tcPr>
          <w:p w14:paraId="08370B7B" w14:textId="77777777" w:rsidR="00FE42B3" w:rsidRDefault="00625A4E">
            <w:r>
              <w:rPr>
                <w:b/>
                <w:bCs/>
                <w:sz w:val="20"/>
                <w:szCs w:val="20"/>
              </w:rPr>
              <w:t>Tool</w:t>
            </w:r>
          </w:p>
        </w:tc>
        <w:tc>
          <w:tcPr>
            <w:tcW w:w="1000" w:type="dxa"/>
            <w:shd w:val="clear" w:color="auto" w:fill="DCE6F2"/>
            <w:vAlign w:val="center"/>
          </w:tcPr>
          <w:p w14:paraId="42C0280E" w14:textId="77777777" w:rsidR="00FE42B3" w:rsidRDefault="00625A4E">
            <w:pPr>
              <w:jc w:val="center"/>
            </w:pPr>
            <w:r>
              <w:rPr>
                <w:b/>
                <w:bCs/>
                <w:sz w:val="20"/>
                <w:szCs w:val="20"/>
              </w:rPr>
              <w:t>Nutzwert</w:t>
            </w:r>
          </w:p>
        </w:tc>
        <w:tc>
          <w:tcPr>
            <w:tcW w:w="1500" w:type="dxa"/>
            <w:shd w:val="clear" w:color="auto" w:fill="DCE6F2"/>
            <w:vAlign w:val="center"/>
          </w:tcPr>
          <w:p w14:paraId="60CD67AB" w14:textId="77777777" w:rsidR="00FE42B3" w:rsidRDefault="00625A4E">
            <w:r>
              <w:rPr>
                <w:b/>
                <w:bCs/>
                <w:sz w:val="20"/>
                <w:szCs w:val="20"/>
              </w:rPr>
              <w:t>Muss (K6, K9)</w:t>
            </w:r>
          </w:p>
        </w:tc>
        <w:tc>
          <w:tcPr>
            <w:tcW w:w="2285" w:type="dxa"/>
            <w:shd w:val="clear" w:color="auto" w:fill="DCE6F2"/>
            <w:vAlign w:val="center"/>
          </w:tcPr>
          <w:p w14:paraId="430EE902" w14:textId="77777777" w:rsidR="00FE42B3" w:rsidRDefault="00625A4E">
            <w:r>
              <w:rPr>
                <w:b/>
                <w:bCs/>
                <w:sz w:val="20"/>
                <w:szCs w:val="20"/>
              </w:rPr>
              <w:t>Stärken</w:t>
            </w:r>
          </w:p>
        </w:tc>
        <w:tc>
          <w:tcPr>
            <w:tcW w:w="2286" w:type="dxa"/>
            <w:shd w:val="clear" w:color="auto" w:fill="DCE6F2"/>
            <w:vAlign w:val="center"/>
          </w:tcPr>
          <w:p w14:paraId="2E0DBC0F" w14:textId="77777777" w:rsidR="00FE42B3" w:rsidRDefault="00625A4E">
            <w:r>
              <w:rPr>
                <w:b/>
                <w:bCs/>
                <w:sz w:val="20"/>
                <w:szCs w:val="20"/>
              </w:rPr>
              <w:t>Schwächen</w:t>
            </w:r>
          </w:p>
        </w:tc>
      </w:tr>
      <w:tr w:rsidR="00FE42B3" w14:paraId="29C55278" w14:textId="77777777">
        <w:trPr>
          <w:cantSplit/>
        </w:trPr>
        <w:tc>
          <w:tcPr>
            <w:tcW w:w="700" w:type="dxa"/>
            <w:vAlign w:val="center"/>
          </w:tcPr>
          <w:p w14:paraId="3932CF5B" w14:textId="77777777" w:rsidR="00FE42B3" w:rsidRDefault="00625A4E">
            <w:pPr>
              <w:jc w:val="center"/>
            </w:pPr>
            <w:r>
              <w:rPr>
                <w:sz w:val="20"/>
                <w:szCs w:val="20"/>
              </w:rPr>
              <w:t>1</w:t>
            </w:r>
          </w:p>
        </w:tc>
        <w:tc>
          <w:tcPr>
            <w:tcW w:w="1300" w:type="dxa"/>
            <w:vAlign w:val="center"/>
          </w:tcPr>
          <w:p w14:paraId="6D49A375" w14:textId="77777777" w:rsidR="00FE42B3" w:rsidRDefault="00625A4E">
            <w:r>
              <w:rPr>
                <w:sz w:val="20"/>
                <w:szCs w:val="20"/>
              </w:rPr>
              <w:t>ChatGPT</w:t>
            </w:r>
          </w:p>
        </w:tc>
        <w:tc>
          <w:tcPr>
            <w:tcW w:w="1000" w:type="dxa"/>
            <w:vAlign w:val="center"/>
          </w:tcPr>
          <w:p w14:paraId="3D10B1B2" w14:textId="77777777" w:rsidR="00FE42B3" w:rsidRDefault="00625A4E">
            <w:pPr>
              <w:jc w:val="center"/>
            </w:pPr>
            <w:del w:id="91059" w:author="Claude" w:date="2026-10-25T12:00:00Z">
              <w:r>
                <w:rPr>
                  <w:sz w:val="20"/>
                  <w:szCs w:val="20"/>
                </w:rPr>
                <w:delText>4,88</w:delText>
              </w:r>
            </w:del>
            <w:ins w:id="91060" w:author="Claude" w:date="2026-10-25T12:00:00Z">
              <w:r>
                <w:rPr>
                  <w:sz w:val="20"/>
                  <w:szCs w:val="20"/>
                </w:rPr>
                <w:t xml:space="preserve">4,81</w:t>
              </w:r>
            </w:ins>
          </w:p>
        </w:tc>
        <w:tc>
          <w:tcPr>
            <w:tcW w:w="1500" w:type="dxa"/>
            <w:vAlign w:val="center"/>
          </w:tcPr>
          <w:p w14:paraId="447DCC9C" w14:textId="77777777" w:rsidR="00FE42B3" w:rsidRDefault="00625A4E">
            <w:r>
              <w:rPr>
                <w:sz w:val="20"/>
                <w:szCs w:val="20"/>
              </w:rPr>
              <w:t>erfüllt</w:t>
            </w:r>
          </w:p>
        </w:tc>
        <w:tc>
          <w:tcPr>
            <w:tcW w:w="2285" w:type="dxa"/>
            <w:vAlign w:val="center"/>
          </w:tcPr>
          <w:p w14:paraId="291F596F" w14:textId="77777777" w:rsidR="00FE42B3" w:rsidRDefault="00625A4E">
            <w:r>
              <w:rPr>
                <w:sz w:val="20"/>
                <w:szCs w:val="20"/>
              </w:rPr>
              <w:t>Prompt-Treue, Text im Bild, Bildqualität</w:t>
            </w:r>
          </w:p>
        </w:tc>
        <w:tc>
          <w:tcPr>
            <w:tcW w:w="2286" w:type="dxa"/>
            <w:vAlign w:val="center"/>
          </w:tcPr>
          <w:p w14:paraId="32B6CC38" w14:textId="77777777" w:rsidR="00FE42B3" w:rsidRDefault="00625A4E">
            <w:r>
              <w:rPr>
                <w:sz w:val="20"/>
                <w:szCs w:val="20"/>
              </w:rPr>
              <w:t>max. 5 Bilder pro Tag</w:t>
            </w:r>
          </w:p>
        </w:tc>
      </w:tr>
      <w:tr w:rsidR="00FE42B3" w14:paraId="1926812F" w14:textId="77777777">
        <w:trPr>
          <w:cantSplit/>
        </w:trPr>
        <w:tc>
          <w:tcPr>
            <w:tcW w:w="700" w:type="dxa"/>
            <w:vAlign w:val="center"/>
          </w:tcPr>
          <w:p w14:paraId="11F97C12" w14:textId="77777777" w:rsidR="00FE42B3" w:rsidRDefault="00625A4E">
            <w:pPr>
              <w:jc w:val="center"/>
            </w:pPr>
            <w:r>
              <w:rPr>
                <w:sz w:val="20"/>
                <w:szCs w:val="20"/>
              </w:rPr>
              <w:t>2</w:t>
            </w:r>
          </w:p>
        </w:tc>
        <w:tc>
          <w:tcPr>
            <w:tcW w:w="1300" w:type="dxa"/>
            <w:vAlign w:val="center"/>
          </w:tcPr>
          <w:p w14:paraId="2B19740A" w14:textId="77777777" w:rsidR="00FE42B3" w:rsidRDefault="00625A4E">
            <w:r>
              <w:rPr>
                <w:sz w:val="20"/>
                <w:szCs w:val="20"/>
              </w:rPr>
              <w:t>Gemini</w:t>
            </w:r>
          </w:p>
        </w:tc>
        <w:tc>
          <w:tcPr>
            <w:tcW w:w="1000" w:type="dxa"/>
            <w:vAlign w:val="center"/>
          </w:tcPr>
          <w:p w14:paraId="0A8571A3" w14:textId="77777777" w:rsidR="00FE42B3" w:rsidRDefault="00625A4E">
            <w:pPr>
              <w:jc w:val="center"/>
            </w:pPr>
            <w:del w:id="91061" w:author="Claude" w:date="2026-10-25T12:00:00Z">
              <w:r>
                <w:rPr>
                  <w:sz w:val="20"/>
                  <w:szCs w:val="20"/>
                </w:rPr>
                <w:delText>4,79</w:delText>
              </w:r>
            </w:del>
            <w:ins w:id="91062" w:author="Claude" w:date="2026-10-25T12:00:00Z">
              <w:r>
                <w:rPr>
                  <w:sz w:val="20"/>
                  <w:szCs w:val="20"/>
                </w:rPr>
                <w:t xml:space="preserve">4,67</w:t>
              </w:r>
            </w:ins>
          </w:p>
        </w:tc>
        <w:tc>
          <w:tcPr>
            <w:tcW w:w="1500" w:type="dxa"/>
            <w:vAlign w:val="center"/>
          </w:tcPr>
          <w:p w14:paraId="3C653110" w14:textId="77777777" w:rsidR="00FE42B3" w:rsidRDefault="00625A4E">
            <w:r>
              <w:rPr>
                <w:sz w:val="20"/>
                <w:szCs w:val="20"/>
              </w:rPr>
              <w:t>erfüllt</w:t>
            </w:r>
          </w:p>
        </w:tc>
        <w:tc>
          <w:tcPr>
            <w:tcW w:w="2285" w:type="dxa"/>
            <w:vAlign w:val="center"/>
          </w:tcPr>
          <w:p w14:paraId="11180B28" w14:textId="77777777" w:rsidR="00FE42B3" w:rsidRDefault="00625A4E">
            <w:del w:id="91081" w:author="Claude" w:date="2026-10-25T12:00:00Z">
              <w:r>
                <w:rPr>
                  <w:sz w:val="20"/>
                  <w:szCs w:val="20"/>
                </w:rPr>
                <w:delText>Bildqualität, kein festes Limit</w:delText>
              </w:r>
            </w:del>
            <w:ins w:id="91082" w:author="Claude" w:date="2026-10-25T12:00:00Z">
              <w:r>
                <w:rPr>
                  <w:sz w:val="20"/>
                  <w:szCs w:val="20"/>
                </w:rPr>
                <w:t xml:space="preserve">kein festes Limit, Text im Bild</w:t>
              </w:r>
            </w:ins>
          </w:p>
        </w:tc>
        <w:tc>
          <w:tcPr>
            <w:tcW w:w="2286" w:type="dxa"/>
            <w:vAlign w:val="center"/>
          </w:tcPr>
          <w:p w14:paraId="6270B6ED" w14:textId="77777777" w:rsidR="00FE42B3" w:rsidRDefault="00625A4E">
            <w:r>
              <w:rPr>
                <w:sz w:val="20"/>
                <w:szCs w:val="20"/>
              </w:rPr>
              <w:t>ungefragte Zusätze, Abweichungen vom Prompt</w:t>
            </w:r>
          </w:p>
        </w:tc>
      </w:tr>
      <w:tr w:rsidR="00FE42B3" w14:paraId="3F418814" w14:textId="77777777">
        <w:trPr>
          <w:cantSplit/>
        </w:trPr>
        <w:tc>
          <w:tcPr>
            <w:tcW w:w="700" w:type="dxa"/>
            <w:vAlign w:val="center"/>
          </w:tcPr>
          <w:p w14:paraId="7536AECE" w14:textId="77777777" w:rsidR="00FE42B3" w:rsidRDefault="00625A4E">
            <w:pPr>
              <w:jc w:val="center"/>
            </w:pPr>
            <w:r>
              <w:rPr>
                <w:sz w:val="20"/>
                <w:szCs w:val="20"/>
              </w:rPr>
              <w:t>3</w:t>
            </w:r>
          </w:p>
        </w:tc>
        <w:tc>
          <w:tcPr>
            <w:tcW w:w="1300" w:type="dxa"/>
            <w:vAlign w:val="center"/>
          </w:tcPr>
          <w:p w14:paraId="4DDD00A8" w14:textId="77777777" w:rsidR="00FE42B3" w:rsidRDefault="00625A4E">
            <w:proofErr w:type="spellStart"/>
            <w:r>
              <w:rPr>
                <w:sz w:val="20"/>
                <w:szCs w:val="20"/>
              </w:rPr>
              <w:t>Leonardo.Ai</w:t>
            </w:r>
            <w:proofErr w:type="spellEnd"/>
          </w:p>
        </w:tc>
        <w:tc>
          <w:tcPr>
            <w:tcW w:w="1000" w:type="dxa"/>
            <w:vAlign w:val="center"/>
          </w:tcPr>
          <w:p w14:paraId="326F158F" w14:textId="77777777" w:rsidR="00FE42B3" w:rsidRDefault="00625A4E">
            <w:pPr>
              <w:jc w:val="center"/>
            </w:pPr>
            <w:del w:id="91063" w:author="Claude" w:date="2026-10-25T12:00:00Z">
              <w:r>
                <w:rPr>
                  <w:sz w:val="20"/>
                  <w:szCs w:val="20"/>
                </w:rPr>
                <w:delText>4,29</w:delText>
              </w:r>
            </w:del>
            <w:ins w:id="91064" w:author="Claude" w:date="2026-10-25T12:00:00Z">
              <w:r>
                <w:rPr>
                  <w:sz w:val="20"/>
                  <w:szCs w:val="20"/>
                </w:rPr>
                <w:t xml:space="preserve">4,07</w:t>
              </w:r>
            </w:ins>
          </w:p>
        </w:tc>
        <w:tc>
          <w:tcPr>
            <w:tcW w:w="1500" w:type="dxa"/>
            <w:vAlign w:val="center"/>
          </w:tcPr>
          <w:p w14:paraId="6A9AD155" w14:textId="77777777" w:rsidR="00FE42B3" w:rsidRDefault="00625A4E">
            <w:r>
              <w:rPr>
                <w:sz w:val="20"/>
                <w:szCs w:val="20"/>
              </w:rPr>
              <w:t>erfüllt (K9 knapp)</w:t>
            </w:r>
          </w:p>
        </w:tc>
        <w:tc>
          <w:tcPr>
            <w:tcW w:w="2285" w:type="dxa"/>
            <w:vAlign w:val="center"/>
          </w:tcPr>
          <w:p w14:paraId="505DA788" w14:textId="77777777" w:rsidR="00FE42B3" w:rsidRDefault="00625A4E">
            <w:r>
              <w:rPr>
                <w:sz w:val="20"/>
                <w:szCs w:val="20"/>
              </w:rPr>
              <w:t>Prompt-Treue, Text im Bild</w:t>
            </w:r>
          </w:p>
        </w:tc>
        <w:tc>
          <w:tcPr>
            <w:tcW w:w="2286" w:type="dxa"/>
            <w:vAlign w:val="center"/>
          </w:tcPr>
          <w:p w14:paraId="33F0FDB3" w14:textId="77777777" w:rsidR="00FE42B3" w:rsidRDefault="00625A4E">
            <w:r>
              <w:rPr>
                <w:sz w:val="20"/>
                <w:szCs w:val="20"/>
              </w:rPr>
              <w:t>Gratis-Bilder öffentlich, Eigentum unklar, Bedienung</w:t>
            </w:r>
          </w:p>
        </w:tc>
      </w:tr>
    </w:tbl>
    <w:p w14:paraId="500E4F1E" w14:textId="77777777" w:rsidR="00FE42B3" w:rsidRDefault="00625A4E">
      <w:pPr>
        <w:keepNext/>
        <w:spacing w:before="160" w:after="40"/>
      </w:pPr>
      <w:r>
        <w:rPr>
          <w:b/>
          <w:bCs/>
        </w:rPr>
        <w:t>2. Entscheidungsfolgen</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200"/>
        <w:gridCol w:w="1968"/>
        <w:gridCol w:w="1968"/>
        <w:gridCol w:w="1968"/>
        <w:gridCol w:w="1967"/>
      </w:tblGrid>
      <w:tr w:rsidR="00FE42B3" w14:paraId="514CB0C4" w14:textId="77777777">
        <w:trPr>
          <w:cantSplit/>
          <w:tblHeader/>
        </w:trPr>
        <w:tc>
          <w:tcPr>
            <w:tcW w:w="1200" w:type="dxa"/>
            <w:shd w:val="clear" w:color="auto" w:fill="DCE6F2"/>
            <w:vAlign w:val="center"/>
          </w:tcPr>
          <w:p w14:paraId="4FFE024C" w14:textId="77777777" w:rsidR="00FE42B3" w:rsidRDefault="00FE42B3"/>
        </w:tc>
        <w:tc>
          <w:tcPr>
            <w:tcW w:w="1968" w:type="dxa"/>
            <w:shd w:val="clear" w:color="auto" w:fill="DCE6F2"/>
            <w:vAlign w:val="center"/>
          </w:tcPr>
          <w:p w14:paraId="5EAAF3A0" w14:textId="77777777" w:rsidR="00FE42B3" w:rsidRDefault="00625A4E">
            <w:r>
              <w:rPr>
                <w:b/>
                <w:bCs/>
                <w:sz w:val="20"/>
                <w:szCs w:val="20"/>
              </w:rPr>
              <w:t>ChatGPT</w:t>
            </w:r>
          </w:p>
        </w:tc>
        <w:tc>
          <w:tcPr>
            <w:tcW w:w="1968" w:type="dxa"/>
            <w:shd w:val="clear" w:color="auto" w:fill="DCE6F2"/>
            <w:vAlign w:val="center"/>
          </w:tcPr>
          <w:p w14:paraId="5F512F0B" w14:textId="77777777" w:rsidR="00FE42B3" w:rsidRDefault="00625A4E">
            <w:r>
              <w:rPr>
                <w:b/>
                <w:bCs/>
                <w:sz w:val="20"/>
                <w:szCs w:val="20"/>
              </w:rPr>
              <w:t>Gemini</w:t>
            </w:r>
          </w:p>
        </w:tc>
        <w:tc>
          <w:tcPr>
            <w:tcW w:w="1968" w:type="dxa"/>
            <w:shd w:val="clear" w:color="auto" w:fill="DCE6F2"/>
            <w:vAlign w:val="center"/>
          </w:tcPr>
          <w:p w14:paraId="4886A4BE" w14:textId="77777777" w:rsidR="00FE42B3" w:rsidRDefault="00625A4E">
            <w:proofErr w:type="spellStart"/>
            <w:r>
              <w:rPr>
                <w:b/>
                <w:bCs/>
                <w:sz w:val="20"/>
                <w:szCs w:val="20"/>
              </w:rPr>
              <w:t>Leonardo.Ai</w:t>
            </w:r>
            <w:proofErr w:type="spellEnd"/>
          </w:p>
        </w:tc>
        <w:tc>
          <w:tcPr>
            <w:tcW w:w="1967" w:type="dxa"/>
            <w:shd w:val="clear" w:color="auto" w:fill="DCE6F2"/>
            <w:vAlign w:val="center"/>
          </w:tcPr>
          <w:p w14:paraId="706AEE81" w14:textId="77777777" w:rsidR="00FE42B3" w:rsidRDefault="00625A4E">
            <w:r>
              <w:rPr>
                <w:b/>
                <w:bCs/>
                <w:sz w:val="20"/>
                <w:szCs w:val="20"/>
              </w:rPr>
              <w:t>Kein Entscheid bis 14.10.</w:t>
            </w:r>
          </w:p>
        </w:tc>
      </w:tr>
      <w:tr w:rsidR="00FE42B3" w14:paraId="4D6B72E0" w14:textId="77777777">
        <w:trPr>
          <w:cantSplit/>
        </w:trPr>
        <w:tc>
          <w:tcPr>
            <w:tcW w:w="1200" w:type="dxa"/>
            <w:vAlign w:val="center"/>
          </w:tcPr>
          <w:p w14:paraId="06262A3F" w14:textId="77777777" w:rsidR="00FE42B3" w:rsidRDefault="00625A4E">
            <w:r>
              <w:rPr>
                <w:b/>
                <w:bCs/>
                <w:sz w:val="20"/>
                <w:szCs w:val="20"/>
              </w:rPr>
              <w:t>Qualität</w:t>
            </w:r>
          </w:p>
        </w:tc>
        <w:tc>
          <w:tcPr>
            <w:tcW w:w="1968" w:type="dxa"/>
            <w:vAlign w:val="center"/>
          </w:tcPr>
          <w:p w14:paraId="012F5A9A" w14:textId="77777777" w:rsidR="00FE42B3" w:rsidRDefault="00625A4E">
            <w:r>
              <w:rPr>
                <w:sz w:val="20"/>
                <w:szCs w:val="20"/>
              </w:rPr>
              <w:t>Prompts genau umgesetzt, Text fehlerfrei</w:t>
            </w:r>
          </w:p>
        </w:tc>
        <w:tc>
          <w:tcPr>
            <w:tcW w:w="1968" w:type="dxa"/>
            <w:vAlign w:val="center"/>
          </w:tcPr>
          <w:p w14:paraId="10B383C4" w14:textId="77777777" w:rsidR="00FE42B3" w:rsidRDefault="00625A4E">
            <w:r>
              <w:rPr>
                <w:sz w:val="20"/>
                <w:szCs w:val="20"/>
              </w:rPr>
              <w:t>gute Bilder, aber öfter ungefragte Zusätze</w:t>
            </w:r>
          </w:p>
        </w:tc>
        <w:tc>
          <w:tcPr>
            <w:tcW w:w="1968" w:type="dxa"/>
            <w:vAlign w:val="center"/>
          </w:tcPr>
          <w:p w14:paraId="51D2A40F" w14:textId="77777777" w:rsidR="00FE42B3" w:rsidRDefault="00625A4E">
            <w:r>
              <w:rPr>
                <w:sz w:val="20"/>
                <w:szCs w:val="20"/>
              </w:rPr>
              <w:t>gute Bilder, aber öffentlich und Eigentum unklar</w:t>
            </w:r>
          </w:p>
        </w:tc>
        <w:tc>
          <w:tcPr>
            <w:tcW w:w="1967" w:type="dxa"/>
            <w:vAlign w:val="center"/>
          </w:tcPr>
          <w:p w14:paraId="18ECBF16" w14:textId="77777777" w:rsidR="00FE42B3" w:rsidRDefault="00625A4E">
            <w:r>
              <w:rPr>
                <w:sz w:val="20"/>
                <w:szCs w:val="20"/>
              </w:rPr>
              <w:t>keine Empfehlung, Ziel 3 verfehlt</w:t>
            </w:r>
          </w:p>
        </w:tc>
      </w:tr>
      <w:tr w:rsidR="00FE42B3" w14:paraId="0E6987CC" w14:textId="77777777">
        <w:trPr>
          <w:cantSplit/>
        </w:trPr>
        <w:tc>
          <w:tcPr>
            <w:tcW w:w="1200" w:type="dxa"/>
            <w:vAlign w:val="center"/>
          </w:tcPr>
          <w:p w14:paraId="2E22EAF2" w14:textId="77777777" w:rsidR="00FE42B3" w:rsidRDefault="00625A4E">
            <w:r>
              <w:rPr>
                <w:b/>
                <w:bCs/>
                <w:sz w:val="20"/>
                <w:szCs w:val="20"/>
              </w:rPr>
              <w:t>Termin</w:t>
            </w:r>
          </w:p>
        </w:tc>
        <w:tc>
          <w:tcPr>
            <w:tcW w:w="1968" w:type="dxa"/>
            <w:vAlign w:val="center"/>
          </w:tcPr>
          <w:p w14:paraId="0C9C0B27" w14:textId="77777777" w:rsidR="00FE42B3" w:rsidRDefault="00625A4E">
            <w:r>
              <w:rPr>
                <w:sz w:val="20"/>
                <w:szCs w:val="20"/>
              </w:rPr>
              <w:t>Anleitung bis Sa 17.10. machbar</w:t>
            </w:r>
          </w:p>
        </w:tc>
        <w:tc>
          <w:tcPr>
            <w:tcW w:w="1968" w:type="dxa"/>
            <w:vAlign w:val="center"/>
          </w:tcPr>
          <w:p w14:paraId="59648459" w14:textId="77777777" w:rsidR="00FE42B3" w:rsidRDefault="00625A4E">
            <w:r>
              <w:rPr>
                <w:sz w:val="20"/>
                <w:szCs w:val="20"/>
              </w:rPr>
              <w:t>Anleitung bis Sa 17.10. machbar</w:t>
            </w:r>
          </w:p>
        </w:tc>
        <w:tc>
          <w:tcPr>
            <w:tcW w:w="1968" w:type="dxa"/>
            <w:vAlign w:val="center"/>
          </w:tcPr>
          <w:p w14:paraId="0036387B" w14:textId="77777777" w:rsidR="00FE42B3" w:rsidRDefault="00625A4E">
            <w:r>
              <w:rPr>
                <w:sz w:val="20"/>
                <w:szCs w:val="20"/>
              </w:rPr>
              <w:t>Anleitung aufwendiger (Referenzbild, Tokens)</w:t>
            </w:r>
          </w:p>
        </w:tc>
        <w:tc>
          <w:tcPr>
            <w:tcW w:w="1967" w:type="dxa"/>
            <w:vAlign w:val="center"/>
          </w:tcPr>
          <w:p w14:paraId="3B217A9C" w14:textId="77777777" w:rsidR="00FE42B3" w:rsidRDefault="00625A4E">
            <w:r>
              <w:rPr>
                <w:sz w:val="20"/>
                <w:szCs w:val="20"/>
              </w:rPr>
              <w:t>Anleitung und Test (M4) verschieben sich</w:t>
            </w:r>
          </w:p>
        </w:tc>
      </w:tr>
      <w:tr w:rsidR="00FE42B3" w14:paraId="250A3E7D" w14:textId="77777777">
        <w:trPr>
          <w:cantSplit/>
        </w:trPr>
        <w:tc>
          <w:tcPr>
            <w:tcW w:w="1200" w:type="dxa"/>
            <w:vAlign w:val="center"/>
          </w:tcPr>
          <w:p w14:paraId="018B45CD" w14:textId="77777777" w:rsidR="00FE42B3" w:rsidRDefault="00625A4E">
            <w:r>
              <w:rPr>
                <w:b/>
                <w:bCs/>
                <w:sz w:val="20"/>
                <w:szCs w:val="20"/>
              </w:rPr>
              <w:t>Kosten</w:t>
            </w:r>
          </w:p>
        </w:tc>
        <w:tc>
          <w:tcPr>
            <w:tcW w:w="1968" w:type="dxa"/>
            <w:vAlign w:val="center"/>
          </w:tcPr>
          <w:p w14:paraId="57016EC9" w14:textId="77777777" w:rsidR="00FE42B3" w:rsidRDefault="00625A4E">
            <w:r>
              <w:rPr>
                <w:sz w:val="20"/>
                <w:szCs w:val="20"/>
              </w:rPr>
              <w:t>0 CHF</w:t>
            </w:r>
          </w:p>
        </w:tc>
        <w:tc>
          <w:tcPr>
            <w:tcW w:w="1968" w:type="dxa"/>
            <w:vAlign w:val="center"/>
          </w:tcPr>
          <w:p w14:paraId="6D040064" w14:textId="77777777" w:rsidR="00FE42B3" w:rsidRDefault="00625A4E">
            <w:r>
              <w:rPr>
                <w:sz w:val="20"/>
                <w:szCs w:val="20"/>
              </w:rPr>
              <w:t>0 CHF</w:t>
            </w:r>
          </w:p>
        </w:tc>
        <w:tc>
          <w:tcPr>
            <w:tcW w:w="1968" w:type="dxa"/>
            <w:vAlign w:val="center"/>
          </w:tcPr>
          <w:p w14:paraId="4D8FECCC" w14:textId="77777777" w:rsidR="00FE42B3" w:rsidRDefault="00625A4E">
            <w:r>
              <w:rPr>
                <w:sz w:val="20"/>
                <w:szCs w:val="20"/>
              </w:rPr>
              <w:t>0 CHF</w:t>
            </w:r>
          </w:p>
        </w:tc>
        <w:tc>
          <w:tcPr>
            <w:tcW w:w="1967" w:type="dxa"/>
            <w:vAlign w:val="center"/>
          </w:tcPr>
          <w:p w14:paraId="257C1A50" w14:textId="77777777" w:rsidR="00FE42B3" w:rsidRDefault="00625A4E">
            <w:r>
              <w:rPr>
                <w:sz w:val="20"/>
                <w:szCs w:val="20"/>
              </w:rPr>
              <w:t>0 CHF</w:t>
            </w:r>
          </w:p>
        </w:tc>
      </w:tr>
      <w:tr w:rsidR="00FE42B3" w14:paraId="44CE8156" w14:textId="77777777">
        <w:trPr>
          <w:cantSplit/>
        </w:trPr>
        <w:tc>
          <w:tcPr>
            <w:tcW w:w="1200" w:type="dxa"/>
            <w:vAlign w:val="center"/>
          </w:tcPr>
          <w:p w14:paraId="150C0992" w14:textId="77777777" w:rsidR="00FE42B3" w:rsidRDefault="00625A4E">
            <w:r>
              <w:rPr>
                <w:b/>
                <w:bCs/>
                <w:sz w:val="20"/>
                <w:szCs w:val="20"/>
              </w:rPr>
              <w:t>Personal</w:t>
            </w:r>
          </w:p>
        </w:tc>
        <w:tc>
          <w:tcPr>
            <w:tcW w:w="1968" w:type="dxa"/>
            <w:vAlign w:val="center"/>
          </w:tcPr>
          <w:p w14:paraId="09D7D672" w14:textId="77777777" w:rsidR="00FE42B3" w:rsidRDefault="00625A4E">
            <w:r>
              <w:rPr>
                <w:sz w:val="20"/>
                <w:szCs w:val="20"/>
              </w:rPr>
              <w:t>kein Mehraufwand; Kontingent für die Demo aufsparen</w:t>
            </w:r>
          </w:p>
        </w:tc>
        <w:tc>
          <w:tcPr>
            <w:tcW w:w="1968" w:type="dxa"/>
            <w:vAlign w:val="center"/>
          </w:tcPr>
          <w:p w14:paraId="384A93EE" w14:textId="77777777" w:rsidR="00FE42B3" w:rsidRDefault="00625A4E">
            <w:r>
              <w:rPr>
                <w:sz w:val="20"/>
                <w:szCs w:val="20"/>
              </w:rPr>
              <w:t>kein Mehraufwand</w:t>
            </w:r>
          </w:p>
        </w:tc>
        <w:tc>
          <w:tcPr>
            <w:tcW w:w="1968" w:type="dxa"/>
            <w:vAlign w:val="center"/>
          </w:tcPr>
          <w:p w14:paraId="2019D400" w14:textId="77777777" w:rsidR="00FE42B3" w:rsidRDefault="00625A4E">
            <w:r>
              <w:rPr>
                <w:sz w:val="20"/>
                <w:szCs w:val="20"/>
              </w:rPr>
              <w:t>mehr Erklärungsaufwand in der Anleitung</w:t>
            </w:r>
          </w:p>
        </w:tc>
        <w:tc>
          <w:tcPr>
            <w:tcW w:w="1967" w:type="dxa"/>
            <w:vAlign w:val="center"/>
          </w:tcPr>
          <w:p w14:paraId="19E6C2DE" w14:textId="77777777" w:rsidR="00FE42B3" w:rsidRDefault="00625A4E">
            <w:r>
              <w:rPr>
                <w:sz w:val="20"/>
                <w:szCs w:val="20"/>
              </w:rPr>
              <w:t>Mehraufwand für beide in der letzten Projektwoche</w:t>
            </w:r>
          </w:p>
        </w:tc>
      </w:tr>
    </w:tbl>
    <w:p w14:paraId="41448D0B" w14:textId="77777777" w:rsidR="00FE42B3" w:rsidRDefault="00625A4E">
      <w:pPr>
        <w:keepNext/>
        <w:spacing w:before="160" w:after="40"/>
      </w:pPr>
      <w:r>
        <w:rPr>
          <w:b/>
          <w:bCs/>
        </w:rPr>
        <w:t>3. Empfehlung</w:t>
      </w:r>
    </w:p>
    <w:p w14:paraId="7DE3BFCD" w14:textId="77777777" w:rsidR="00FE42B3" w:rsidRDefault="00625A4E">
      <w:r>
        <w:t xml:space="preserve">Das Projektteam empfiehlt ChatGPT. ChatGPT hat den höchsten Nutzwert und erfüllt beide Muss-Kriterien. </w:t>
      </w:r>
      <w:proofErr w:type="spellStart"/>
      <w:proofErr w:type="spellEnd"/>
      <w:del w:id="91612" w:author="Claude" w:date="2026-10-25T12:00:00Z">
        <w:r>
          <w:delText xml:space="preserve">Damit greift die </w:delText>
        </w:r>
        <w:r>
          <w:delText>Entscheidregel</w:delText>
        </w:r>
        <w:r>
          <w:delText xml:space="preserve"> aus dem Pflichtenheft.</w:delText>
        </w:r>
      </w:del>
      <w:ins w:id="91613" w:author="Claude" w:date="2026-10-25T12:00:00Z">
        <w:r>
          <w:t xml:space="preserve">Damit greift die Entscheidregel der Nutzwertanalyse.</w:t>
        </w:r>
      </w:ins>
    </w:p>
    <w:p w14:paraId="25420F64" w14:textId="77777777" w:rsidR="00FE42B3" w:rsidRDefault="00625A4E">
      <w:r>
        <w:t xml:space="preserve">• </w:t>
      </w:r>
      <w:r>
        <w:rPr>
          <w:b/>
          <w:bCs/>
        </w:rPr>
        <w:t xml:space="preserve">Brauchbar ohne Nacharbeit: </w:t>
      </w:r>
      <w:r>
        <w:t>ChatGPT setzt die Prompts genau um und schreibt den verlangten Text fehlerfrei (K2, K3). Gemini ergänzt öfter Ungefragtes, z.B. «TEAM WORKSHOP 2024» bei P4 (Abbildung 2). Für Sandra, die in wenigen Minuten ein brauchbares Bild will, zählt das mehr als ein grosses Kontingent.</w:t>
      </w:r>
      <w:r>
        <w:br/>
      </w:r>
      <w:r>
        <w:t xml:space="preserve">• </w:t>
      </w:r>
      <w:r>
        <w:rPr>
          <w:b/>
          <w:bCs/>
        </w:rPr>
        <w:t xml:space="preserve">Kontingent reicht: </w:t>
      </w:r>
      <w:r>
        <w:t>Fünf Bilder pro Tag genügen für die Zielgruppe, die ein paarmal im Monat ein Bild braucht.</w:t>
      </w:r>
      <w:r>
        <w:br/>
      </w:r>
      <w:r>
        <w:t xml:space="preserve">• </w:t>
      </w:r>
      <w:r>
        <w:rPr>
          <w:b/>
          <w:bCs/>
        </w:rPr>
        <w:t xml:space="preserve">Einfache Bedienung: </w:t>
      </w:r>
      <w:r>
        <w:t xml:space="preserve">ChatGPT funktioniert wie ein Chat, ein Folge-Prompt passt das Bild </w:t>
      </w:r>
      <w:r>
        <w:lastRenderedPageBreak/>
      </w:r>
      <w:r>
        <w:t>direkt an (K5, K8). Viele Personen haben bereits ein Konto.</w:t>
      </w:r>
      <w:r>
        <w:br/>
      </w:r>
      <w:r>
        <w:t xml:space="preserve">• </w:t>
      </w:r>
      <w:r>
        <w:rPr>
          <w:b/>
          <w:bCs/>
        </w:rPr>
        <w:t xml:space="preserve">Rechte und Datenschutz: </w:t>
      </w:r>
      <w:r>
        <w:t>Die erzeugten Bilder gehören der Nutzerin und dürfen privat und beruflich verwendet werden (OpenAI o. J.). Das Training mit den eigenen Chats lässt sich in den Einstellungen ausschalten (Anhang B).</w:t>
      </w:r>
      <w:r>
        <w:br/>
      </w:r>
      <w:r>
        <w:t xml:space="preserve">• </w:t>
      </w:r>
      <w:r>
        <w:rPr>
          <w:b/>
          <w:bCs/>
        </w:rPr>
        <w:t xml:space="preserve">Alternativen: </w:t>
      </w:r>
      <w:del w:id="91065" w:author="Claude" w:date="2026-10-25T12:00:00Z">
        <w:r>
          <w:delText xml:space="preserve">Gemini liegt nur 0,09 Punkte zurück</w:delText>
        </w:r>
      </w:del>
      <w:ins w:id="91066" w:author="Claude" w:date="2026-10-25T12:00:00Z">
        <w:r>
          <w:t xml:space="preserve">Gemini liegt nur 0,14 Punkte zurück</w:t>
        </w:r>
      </w:ins>
      <w:r>
        <w:t xml:space="preserve"> und hat kein festes Limit. Ist das Tageslimit von ChatGPT erreicht, ist Gemini eine gute Ausweichmöglichkeit. </w:t>
      </w:r>
      <w:proofErr w:type="spellStart"/>
      <w:r>
        <w:t>Leonardo.Ai</w:t>
      </w:r>
      <w:proofErr w:type="spellEnd"/>
      <w:r>
        <w:t xml:space="preserve"> empfehlen wir nicht: Gratis-Bilder sind öffentlich, die Angaben zum Eigentum widersprechen sich, und das Anpassen eines Bildes ist umständlich.</w:t>
      </w:r>
    </w:p>
    <w:p w14:paraId="725522CD" w14:textId="77777777" w:rsidR="00FE42B3" w:rsidRDefault="00625A4E">
      <w:pPr>
        <w:keepNext/>
        <w:spacing w:before="120" w:after="60"/>
        <w:jc w:val="center"/>
      </w:pPr>
      <w:r>
        <w:rPr>
          <w:noProof/>
        </w:rPr>
        <w:drawing>
          <wp:inline distT="0" distB="0" distL="0" distR="0" wp14:anchorId="336C982C" wp14:editId="6816A1E1">
            <wp:extent cx="5760000" cy="2232000"/>
            <wp:effectExtent l="0" t="0" r="0" b="0"/>
            <wp:docPr id="4" name="Vergleich_P4" descr="Vergleich Prompt P4: links Gemini mit zusätzlichen Texten «TEAM WORKSHOP 2024» und «Let's innovate together!», rechts ChatGPT ohne Zusät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gleich_P4"/>
                    <pic:cNvPicPr/>
                  </pic:nvPicPr>
                  <pic:blipFill>
                    <a:blip r:embed="rId9"/>
                    <a:stretch>
                      <a:fillRect/>
                    </a:stretch>
                  </pic:blipFill>
                  <pic:spPr>
                    <a:xfrm>
                      <a:off x="0" y="0"/>
                      <a:ext cx="5760000" cy="2232000"/>
                    </a:xfrm>
                    <a:prstGeom prst="rect">
                      <a:avLst/>
                    </a:prstGeom>
                  </pic:spPr>
                </pic:pic>
              </a:graphicData>
            </a:graphic>
          </wp:inline>
        </w:drawing>
      </w:r>
    </w:p>
    <w:p w14:paraId="47250A82" w14:textId="77777777" w:rsidR="00FE42B3" w:rsidRDefault="00625A4E">
      <w:pPr>
        <w:spacing w:after="200"/>
        <w:jc w:val="center"/>
      </w:pPr>
      <w:r>
        <w:rPr>
          <w:i/>
          <w:iCs/>
          <w:color w:val="595959"/>
          <w:sz w:val="18"/>
          <w:szCs w:val="18"/>
        </w:rPr>
        <w:t>Abbildung 2: Prompt P4 im Vergleich – Gemini (links) ergänzt ungefragt «TEAM WORKSHOP 2024» und «</w:t>
      </w:r>
      <w:proofErr w:type="spellStart"/>
      <w:r>
        <w:rPr>
          <w:i/>
          <w:iCs/>
          <w:color w:val="595959"/>
          <w:sz w:val="18"/>
          <w:szCs w:val="18"/>
        </w:rPr>
        <w:t>Let's</w:t>
      </w:r>
      <w:proofErr w:type="spellEnd"/>
      <w:r>
        <w:rPr>
          <w:i/>
          <w:iCs/>
          <w:color w:val="595959"/>
          <w:sz w:val="18"/>
          <w:szCs w:val="18"/>
        </w:rPr>
        <w:t xml:space="preserve"> </w:t>
      </w:r>
      <w:proofErr w:type="spellStart"/>
      <w:r>
        <w:rPr>
          <w:i/>
          <w:iCs/>
          <w:color w:val="595959"/>
          <w:sz w:val="18"/>
          <w:szCs w:val="18"/>
        </w:rPr>
        <w:t>innovate</w:t>
      </w:r>
      <w:proofErr w:type="spellEnd"/>
      <w:r>
        <w:rPr>
          <w:i/>
          <w:iCs/>
          <w:color w:val="595959"/>
          <w:sz w:val="18"/>
          <w:szCs w:val="18"/>
        </w:rPr>
        <w:t xml:space="preserve"> </w:t>
      </w:r>
      <w:proofErr w:type="spellStart"/>
      <w:r>
        <w:rPr>
          <w:i/>
          <w:iCs/>
          <w:color w:val="595959"/>
          <w:sz w:val="18"/>
          <w:szCs w:val="18"/>
        </w:rPr>
        <w:t>together</w:t>
      </w:r>
      <w:proofErr w:type="spellEnd"/>
      <w:r>
        <w:rPr>
          <w:i/>
          <w:iCs/>
          <w:color w:val="595959"/>
          <w:sz w:val="18"/>
          <w:szCs w:val="18"/>
        </w:rPr>
        <w:t>!», ChatGPT (rechts) setzt den Prompt ohne Zusätze um</w:t>
      </w:r>
    </w:p>
    <w:p w14:paraId="7310F69D" w14:textId="77777777" w:rsidR="00FE42B3" w:rsidRDefault="00625A4E">
      <w:pPr>
        <w:keepNext/>
        <w:spacing w:before="160" w:after="40"/>
      </w:pPr>
      <w:r>
        <w:rPr>
          <w:b/>
          <w:bCs/>
        </w:rPr>
        <w:t>4. Erfüllung der MUSS-Anforderungen</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00"/>
        <w:gridCol w:w="2771"/>
        <w:gridCol w:w="1100"/>
        <w:gridCol w:w="1100"/>
        <w:gridCol w:w="1300"/>
        <w:gridCol w:w="2200"/>
      </w:tblGrid>
      <w:tr w:rsidR="00FE42B3" w14:paraId="0C557AA2" w14:textId="77777777">
        <w:trPr>
          <w:cantSplit/>
          <w:tblHeader/>
        </w:trPr>
        <w:tc>
          <w:tcPr>
            <w:tcW w:w="600" w:type="dxa"/>
            <w:shd w:val="clear" w:color="auto" w:fill="DCE6F2"/>
            <w:vAlign w:val="center"/>
          </w:tcPr>
          <w:p w14:paraId="6CD1D99F" w14:textId="77777777" w:rsidR="00FE42B3" w:rsidRDefault="00625A4E">
            <w:pPr>
              <w:jc w:val="center"/>
            </w:pPr>
            <w:r>
              <w:rPr>
                <w:b/>
                <w:bCs/>
                <w:sz w:val="20"/>
                <w:szCs w:val="20"/>
              </w:rPr>
              <w:t>#</w:t>
            </w:r>
          </w:p>
        </w:tc>
        <w:tc>
          <w:tcPr>
            <w:tcW w:w="2771" w:type="dxa"/>
            <w:shd w:val="clear" w:color="auto" w:fill="DCE6F2"/>
            <w:vAlign w:val="center"/>
          </w:tcPr>
          <w:p w14:paraId="49969AE1" w14:textId="77777777" w:rsidR="00FE42B3" w:rsidRDefault="00625A4E">
            <w:r>
              <w:rPr>
                <w:b/>
                <w:bCs/>
                <w:sz w:val="20"/>
                <w:szCs w:val="20"/>
              </w:rPr>
              <w:t>Anforderung</w:t>
            </w:r>
          </w:p>
        </w:tc>
        <w:tc>
          <w:tcPr>
            <w:tcW w:w="1100" w:type="dxa"/>
            <w:shd w:val="clear" w:color="auto" w:fill="DCE6F2"/>
            <w:vAlign w:val="center"/>
          </w:tcPr>
          <w:p w14:paraId="31C075CB" w14:textId="77777777" w:rsidR="00FE42B3" w:rsidRDefault="00625A4E">
            <w:pPr>
              <w:jc w:val="center"/>
            </w:pPr>
            <w:r>
              <w:rPr>
                <w:b/>
                <w:bCs/>
                <w:sz w:val="20"/>
                <w:szCs w:val="20"/>
              </w:rPr>
              <w:t>Gemini</w:t>
            </w:r>
          </w:p>
        </w:tc>
        <w:tc>
          <w:tcPr>
            <w:tcW w:w="1100" w:type="dxa"/>
            <w:shd w:val="clear" w:color="auto" w:fill="DCE6F2"/>
            <w:vAlign w:val="center"/>
          </w:tcPr>
          <w:p w14:paraId="3F73AE3C" w14:textId="77777777" w:rsidR="00FE42B3" w:rsidRDefault="00625A4E">
            <w:pPr>
              <w:jc w:val="center"/>
            </w:pPr>
            <w:r>
              <w:rPr>
                <w:b/>
                <w:bCs/>
                <w:sz w:val="20"/>
                <w:szCs w:val="20"/>
              </w:rPr>
              <w:t>ChatGPT</w:t>
            </w:r>
          </w:p>
        </w:tc>
        <w:tc>
          <w:tcPr>
            <w:tcW w:w="1300" w:type="dxa"/>
            <w:shd w:val="clear" w:color="auto" w:fill="DCE6F2"/>
            <w:vAlign w:val="center"/>
          </w:tcPr>
          <w:p w14:paraId="53F00432" w14:textId="77777777" w:rsidR="00FE42B3" w:rsidRDefault="00625A4E">
            <w:pPr>
              <w:jc w:val="center"/>
            </w:pPr>
            <w:proofErr w:type="spellStart"/>
            <w:r>
              <w:rPr>
                <w:b/>
                <w:bCs/>
                <w:sz w:val="20"/>
                <w:szCs w:val="20"/>
              </w:rPr>
              <w:t>Leonardo.Ai</w:t>
            </w:r>
            <w:proofErr w:type="spellEnd"/>
          </w:p>
        </w:tc>
        <w:tc>
          <w:tcPr>
            <w:tcW w:w="2200" w:type="dxa"/>
            <w:shd w:val="clear" w:color="auto" w:fill="DCE6F2"/>
            <w:vAlign w:val="center"/>
          </w:tcPr>
          <w:p w14:paraId="39DDC82F" w14:textId="77777777" w:rsidR="00FE42B3" w:rsidRDefault="00625A4E">
            <w:r>
              <w:rPr>
                <w:b/>
                <w:bCs/>
                <w:sz w:val="20"/>
                <w:szCs w:val="20"/>
              </w:rPr>
              <w:t>Nachweis</w:t>
            </w:r>
          </w:p>
        </w:tc>
      </w:tr>
      <w:tr w:rsidR="00FE42B3" w14:paraId="2780215E" w14:textId="77777777">
        <w:trPr>
          <w:cantSplit/>
        </w:trPr>
        <w:tc>
          <w:tcPr>
            <w:tcW w:w="600" w:type="dxa"/>
            <w:vAlign w:val="center"/>
          </w:tcPr>
          <w:p w14:paraId="464E5E3C" w14:textId="77777777" w:rsidR="00FE42B3" w:rsidRDefault="00625A4E">
            <w:pPr>
              <w:jc w:val="center"/>
            </w:pPr>
            <w:r>
              <w:rPr>
                <w:sz w:val="20"/>
                <w:szCs w:val="20"/>
              </w:rPr>
              <w:t>A1</w:t>
            </w:r>
          </w:p>
        </w:tc>
        <w:tc>
          <w:tcPr>
            <w:tcW w:w="2771" w:type="dxa"/>
            <w:vAlign w:val="center"/>
          </w:tcPr>
          <w:p w14:paraId="47820547" w14:textId="77777777" w:rsidR="00FE42B3" w:rsidRDefault="00625A4E">
            <w:r>
              <w:rPr>
                <w:sz w:val="20"/>
                <w:szCs w:val="20"/>
              </w:rPr>
              <w:t>Bild aus einem Prompt erzeugen und herunterladen</w:t>
            </w:r>
          </w:p>
        </w:tc>
        <w:tc>
          <w:tcPr>
            <w:tcW w:w="1100" w:type="dxa"/>
            <w:vAlign w:val="center"/>
          </w:tcPr>
          <w:p w14:paraId="62115AB2" w14:textId="77777777" w:rsidR="00FE42B3" w:rsidRDefault="00625A4E">
            <w:pPr>
              <w:jc w:val="center"/>
            </w:pPr>
            <w:r>
              <w:rPr>
                <w:sz w:val="20"/>
                <w:szCs w:val="20"/>
              </w:rPr>
              <w:t>erfüllt</w:t>
            </w:r>
          </w:p>
        </w:tc>
        <w:tc>
          <w:tcPr>
            <w:tcW w:w="1100" w:type="dxa"/>
            <w:vAlign w:val="center"/>
          </w:tcPr>
          <w:p w14:paraId="4ED139B4" w14:textId="77777777" w:rsidR="00FE42B3" w:rsidRDefault="00625A4E">
            <w:pPr>
              <w:jc w:val="center"/>
            </w:pPr>
            <w:r>
              <w:rPr>
                <w:sz w:val="20"/>
                <w:szCs w:val="20"/>
              </w:rPr>
              <w:t>erfüllt</w:t>
            </w:r>
          </w:p>
        </w:tc>
        <w:tc>
          <w:tcPr>
            <w:tcW w:w="1300" w:type="dxa"/>
            <w:vAlign w:val="center"/>
          </w:tcPr>
          <w:p w14:paraId="4B9F7C77" w14:textId="77777777" w:rsidR="00FE42B3" w:rsidRDefault="00625A4E">
            <w:pPr>
              <w:jc w:val="center"/>
            </w:pPr>
            <w:r>
              <w:rPr>
                <w:sz w:val="20"/>
                <w:szCs w:val="20"/>
              </w:rPr>
              <w:t>erfüllt</w:t>
            </w:r>
          </w:p>
        </w:tc>
        <w:tc>
          <w:tcPr>
            <w:tcW w:w="2200" w:type="dxa"/>
            <w:vAlign w:val="center"/>
          </w:tcPr>
          <w:p w14:paraId="4076C569" w14:textId="77777777" w:rsidR="00FE42B3" w:rsidRDefault="00625A4E">
            <w:r>
              <w:rPr>
                <w:sz w:val="20"/>
                <w:szCs w:val="20"/>
              </w:rPr>
              <w:t>Tests P1–P6 (Anhang B)</w:t>
            </w:r>
          </w:p>
        </w:tc>
      </w:tr>
      <w:tr w:rsidR="00FE42B3" w14:paraId="7FE65AB6" w14:textId="77777777">
        <w:trPr>
          <w:cantSplit/>
        </w:trPr>
        <w:tc>
          <w:tcPr>
            <w:tcW w:w="600" w:type="dxa"/>
            <w:vAlign w:val="center"/>
          </w:tcPr>
          <w:p w14:paraId="798CCCEA" w14:textId="77777777" w:rsidR="00FE42B3" w:rsidRDefault="00625A4E">
            <w:pPr>
              <w:jc w:val="center"/>
            </w:pPr>
            <w:r>
              <w:rPr>
                <w:sz w:val="20"/>
                <w:szCs w:val="20"/>
              </w:rPr>
              <w:t>A2</w:t>
            </w:r>
          </w:p>
        </w:tc>
        <w:tc>
          <w:tcPr>
            <w:tcW w:w="2771" w:type="dxa"/>
            <w:vAlign w:val="center"/>
          </w:tcPr>
          <w:p w14:paraId="299E2EEF" w14:textId="77777777" w:rsidR="00FE42B3" w:rsidRDefault="00625A4E">
            <w:r>
              <w:rPr>
                <w:sz w:val="20"/>
                <w:szCs w:val="20"/>
              </w:rPr>
              <w:t>Kostenlos, ohne Abo und ohne Zahlungsmittel (K6)</w:t>
            </w:r>
          </w:p>
        </w:tc>
        <w:tc>
          <w:tcPr>
            <w:tcW w:w="1100" w:type="dxa"/>
            <w:vAlign w:val="center"/>
          </w:tcPr>
          <w:p w14:paraId="347B5F51" w14:textId="77777777" w:rsidR="00FE42B3" w:rsidRDefault="00625A4E">
            <w:pPr>
              <w:jc w:val="center"/>
            </w:pPr>
            <w:r>
              <w:rPr>
                <w:sz w:val="20"/>
                <w:szCs w:val="20"/>
              </w:rPr>
              <w:t>erfüllt</w:t>
            </w:r>
          </w:p>
        </w:tc>
        <w:tc>
          <w:tcPr>
            <w:tcW w:w="1100" w:type="dxa"/>
            <w:vAlign w:val="center"/>
          </w:tcPr>
          <w:p w14:paraId="7C046DC1" w14:textId="77777777" w:rsidR="00FE42B3" w:rsidRDefault="00625A4E">
            <w:pPr>
              <w:jc w:val="center"/>
            </w:pPr>
            <w:r>
              <w:rPr>
                <w:sz w:val="20"/>
                <w:szCs w:val="20"/>
              </w:rPr>
              <w:t>erfüllt</w:t>
            </w:r>
          </w:p>
        </w:tc>
        <w:tc>
          <w:tcPr>
            <w:tcW w:w="1300" w:type="dxa"/>
            <w:vAlign w:val="center"/>
          </w:tcPr>
          <w:p w14:paraId="50F38251" w14:textId="77777777" w:rsidR="00FE42B3" w:rsidRDefault="00625A4E">
            <w:pPr>
              <w:jc w:val="center"/>
            </w:pPr>
            <w:r>
              <w:rPr>
                <w:sz w:val="20"/>
                <w:szCs w:val="20"/>
              </w:rPr>
              <w:t>erfüllt</w:t>
            </w:r>
          </w:p>
        </w:tc>
        <w:tc>
          <w:tcPr>
            <w:tcW w:w="2200" w:type="dxa"/>
            <w:vAlign w:val="center"/>
          </w:tcPr>
          <w:p w14:paraId="28DB4B59" w14:textId="77777777" w:rsidR="00FE42B3" w:rsidRDefault="00625A4E">
            <w:r>
              <w:rPr>
                <w:sz w:val="20"/>
                <w:szCs w:val="20"/>
              </w:rPr>
              <w:t>Gratis-Plan, Registrierung (Anhang B)</w:t>
            </w:r>
          </w:p>
        </w:tc>
      </w:tr>
      <w:tr w:rsidR="00FE42B3" w14:paraId="52D4BAEA" w14:textId="77777777">
        <w:trPr>
          <w:cantSplit/>
        </w:trPr>
        <w:tc>
          <w:tcPr>
            <w:tcW w:w="600" w:type="dxa"/>
            <w:vAlign w:val="center"/>
          </w:tcPr>
          <w:p w14:paraId="4332FFF6" w14:textId="77777777" w:rsidR="00FE42B3" w:rsidRDefault="00625A4E">
            <w:pPr>
              <w:jc w:val="center"/>
            </w:pPr>
            <w:r>
              <w:rPr>
                <w:sz w:val="20"/>
                <w:szCs w:val="20"/>
              </w:rPr>
              <w:t>A3</w:t>
            </w:r>
          </w:p>
        </w:tc>
        <w:tc>
          <w:tcPr>
            <w:tcW w:w="2771" w:type="dxa"/>
            <w:vAlign w:val="center"/>
          </w:tcPr>
          <w:p w14:paraId="16926659" w14:textId="77777777" w:rsidR="00FE42B3" w:rsidRDefault="00625A4E">
            <w:r>
              <w:rPr>
                <w:sz w:val="20"/>
                <w:szCs w:val="20"/>
              </w:rPr>
              <w:t>Bilder privat und beruflich nutzbar (K9)</w:t>
            </w:r>
          </w:p>
        </w:tc>
        <w:tc>
          <w:tcPr>
            <w:tcW w:w="1100" w:type="dxa"/>
            <w:vAlign w:val="center"/>
          </w:tcPr>
          <w:p w14:paraId="096D1FFB" w14:textId="77777777" w:rsidR="00FE42B3" w:rsidRDefault="00625A4E">
            <w:pPr>
              <w:jc w:val="center"/>
            </w:pPr>
            <w:r>
              <w:rPr>
                <w:sz w:val="20"/>
                <w:szCs w:val="20"/>
              </w:rPr>
              <w:t>erfüllt</w:t>
            </w:r>
          </w:p>
        </w:tc>
        <w:tc>
          <w:tcPr>
            <w:tcW w:w="1100" w:type="dxa"/>
            <w:vAlign w:val="center"/>
          </w:tcPr>
          <w:p w14:paraId="3A7083C6" w14:textId="77777777" w:rsidR="00FE42B3" w:rsidRDefault="00625A4E">
            <w:pPr>
              <w:jc w:val="center"/>
            </w:pPr>
            <w:r>
              <w:rPr>
                <w:sz w:val="20"/>
                <w:szCs w:val="20"/>
              </w:rPr>
              <w:t>erfüllt</w:t>
            </w:r>
          </w:p>
        </w:tc>
        <w:tc>
          <w:tcPr>
            <w:tcW w:w="1300" w:type="dxa"/>
            <w:vAlign w:val="center"/>
          </w:tcPr>
          <w:p w14:paraId="097C277D" w14:textId="77777777" w:rsidR="00FE42B3" w:rsidRDefault="00625A4E">
            <w:pPr>
              <w:jc w:val="center"/>
            </w:pPr>
            <w:r>
              <w:rPr>
                <w:sz w:val="20"/>
                <w:szCs w:val="20"/>
              </w:rPr>
              <w:t>knapp erfüllt</w:t>
            </w:r>
          </w:p>
        </w:tc>
        <w:tc>
          <w:tcPr>
            <w:tcW w:w="2200" w:type="dxa"/>
            <w:vAlign w:val="center"/>
          </w:tcPr>
          <w:p w14:paraId="7B0390BE" w14:textId="77777777" w:rsidR="00FE42B3" w:rsidRDefault="00625A4E">
            <w:r>
              <w:rPr>
                <w:sz w:val="20"/>
                <w:szCs w:val="20"/>
              </w:rPr>
              <w:t>Nutzungsbedingungen (Anhang B)</w:t>
            </w:r>
          </w:p>
        </w:tc>
      </w:tr>
    </w:tbl>
    <w:p w14:paraId="46138071" w14:textId="77777777" w:rsidR="00FE42B3" w:rsidRDefault="00625A4E">
      <w:pPr>
        <w:spacing w:before="120"/>
      </w:pPr>
      <w:r>
        <w:t>A4 (Anleitung, erstes Bild in höchstens 15 Minuten) und A5 (Live-Demo) betreffen das gewählte Tool. Wir weisen sie in der Realisierung und an der Präsentation nach.</w:t>
      </w:r>
    </w:p>
    <w:p w14:paraId="75335C4B" w14:textId="77777777" w:rsidR="00FE42B3" w:rsidRDefault="00625A4E">
      <w:pPr>
        <w:keepNext/>
        <w:spacing w:before="160" w:after="40"/>
      </w:pPr>
      <w:r>
        <w:rPr>
          <w:b/>
          <w:bCs/>
        </w:rPr>
        <w:t>5. Grenzen und nächste Schritte</w:t>
      </w:r>
    </w:p>
    <w:p w14:paraId="4E68A301" w14:textId="77777777" w:rsidR="00FE42B3" w:rsidRDefault="00625A4E">
      <w:r>
        <w:t xml:space="preserve">• </w:t>
      </w:r>
      <w:del w:id="91067" w:author="Claude" w:date="2026-10-25T12:00:00Z">
        <w:r>
          <w:rPr>
            <w:b/>
            <w:bCs/>
          </w:rPr>
          <w:delText xml:space="preserve">Vorläufig: </w:delText>
        </w:r>
      </w:del>
      <w:ins w:id="91068" w:author="Claude" w:date="2026-10-25T12:00:00Z">
        <w:r>
          <w:rPr>
            <w:b/>
            <w:bCs/>
          </w:rPr>
          <w:t xml:space="preserve">Zwei Bewertungen: </w:t>
        </w:r>
      </w:ins>
      <w:del w:id="91069" w:author="Claude" w:date="2026-10-25T12:00:00Z">
        <w:r>
          <w:delText>Die Werte stammen erst von Lucas. Nicolas bewertet unabhängig, danach rechnen wir mit den Mittelwerten (R3). Ändert sich die Rangfolge, passen wir die Empfehlung an.</w:delText>
        </w:r>
      </w:del>
      <w:ins w:id="91070" w:author="Claude" w:date="2026-10-25T12:00:00Z">
        <w:r>
          <w:t xml:space="preserve">Die Werte sind die Mittelwerte der unabhängigen Bewertungen von Lucas und Nicolas (R3). Bei 9 von 90 Werten weichen die Bewertungen um 2 oder mehr Punkte ab. Wegen der knappen Zeit vor der Abgabe haben wir sie nicht gemeinsam neu bewertet; es zählen die Mittelwerte. Auch einzeln ergeben beide Bewertungen dieselbe Rangfolge.</w:t>
        </w:r>
      </w:ins>
      <w:r>
        <w:br/>
      </w:r>
      <w:r>
        <w:t xml:space="preserve">• </w:t>
      </w:r>
      <w:del w:id="91073" w:author="Claude" w:date="2026-10-25T12:00:00Z">
        <w:r>
          <w:rPr>
            <w:b/>
            <w:bCs/>
          </w:rPr>
          <w:delText xml:space="preserve">Knapper Abstand:</w:delText>
        </w:r>
      </w:del>
      <w:ins w:id="91074" w:author="Claude" w:date="2026-10-25T12:00:00Z">
        <w:r>
          <w:rPr>
            <w:b/>
            <w:bCs/>
          </w:rPr>
          <w:t xml:space="preserve">Abstand zu Gemini:</w:t>
        </w:r>
      </w:ins>
      <w:r>
        <w:rPr>
          <w:b/>
          <w:bCs/>
        </w:rPr>
        <w:t xml:space="preserve"> </w:t>
      </w:r>
      <w:r>
        <w:t xml:space="preserve">Zwischen ChatGPT und Gemini geben Prompt-Treue (K2) und Kontingent (K7) den Ausschlag. Würden wir K7 doppelt so stark gewichten (10 statt 5 %, zulasten von K5), </w:t>
      </w:r>
      <w:del w:id="91071" w:author="Claude" w:date="2026-10-25T12:00:00Z">
        <w:r>
          <w:delText xml:space="preserve">läge Gemini mit 0,01 Punkten vorne.</w:delText>
        </w:r>
      </w:del>
      <w:ins w:id="91072" w:author="Claude" w:date="2026-10-25T12:00:00Z">
        <w:r>
          <w:t xml:space="preserve">läge ChatGPT immer noch mit 0,07 Punkten vorne.</w:t>
        </w:r>
      </w:ins>
      <w:r>
        <w:br/>
      </w:r>
      <w:r>
        <w:t xml:space="preserve">• </w:t>
      </w:r>
      <w:r>
        <w:rPr>
          <w:b/>
          <w:bCs/>
        </w:rPr>
        <w:t xml:space="preserve">Momentaufnahme: </w:t>
      </w:r>
      <w:r>
        <w:t>Pro Tool sechs Prompts und ein Folge-Prompt, getestet am 12.10.2026. Die Anbieter ändern Modelle und Limiten laufend (R2).</w:t>
      </w:r>
      <w:r>
        <w:br/>
      </w:r>
      <w:r>
        <w:t xml:space="preserve">• </w:t>
      </w:r>
      <w:r>
        <w:rPr>
          <w:b/>
          <w:bCs/>
        </w:rPr>
        <w:t xml:space="preserve">Nicht geprüft: </w:t>
      </w:r>
      <w:r>
        <w:t xml:space="preserve">Die Wartezeit haben wir nicht gemessen. </w:t>
      </w:r>
      <w:del w:id="91617" w:author="Claude" w:date="2026-10-25T12:00:00Z">
        <w:r>
          <w:delText xml:space="preserve">Ob der Richtwert von höchstens 2 Minuten eingehalten wird, bleibt deshalb offen.</w:delText>
        </w:r>
      </w:del>
      <w:ins w:id="91618" w:author="Claude" w:date="2026-10-25T12:00:00Z">
        <w:r>
          <w:t xml:space="preserve">Ob ein Bild jeweils innert kurzer Zeit entsteht (Lastenheft, Abschnitt 4), bleibt deshalb offen.</w:t>
        </w:r>
      </w:ins>
      <w:r>
        <w:br/>
      </w:r>
      <w:r>
        <w:t xml:space="preserve">• </w:t>
      </w:r>
      <w:r>
        <w:rPr>
          <w:b/>
          <w:bCs/>
        </w:rPr>
        <w:t xml:space="preserve">Nächste Schritte: </w:t>
      </w:r>
      <w:r>
        <w:t>Die Anleitung für ChatGPT schreiben und mit der Testperson prüfen (A4). Für die Live-Demo Kontingent aufsparen und ein zweites Konto sowie Ersatzbilder bereithalten (R7).</w:t>
      </w:r>
    </w:p>
    <w:p w14:paraId="1F423DA6" w14:textId="63DF9786" w:rsidR="000F1252" w:rsidRDefault="00245843">
      <w:pPr>
        <w:pStyle w:val="berschrift1"/>
      </w:pPr>
      <w:bookmarkStart w:id="83" w:name="_Toc1278458364"/>
      <w:bookmarkStart w:id="84" w:name="_Toc243474852"/>
      <w:bookmarkStart w:id="85" w:name="_Toc382902622"/>
      <w:r>
        <w:lastRenderedPageBreak/>
        <w:t>Realisierung</w:t>
      </w:r>
      <w:bookmarkEnd w:id="83"/>
      <w:bookmarkEnd w:id="84"/>
      <w:bookmarkEnd w:id="85"/>
    </w:p>
    <w:p w14:paraId="4B43CC71" w14:textId="77777777" w:rsidR="00FE42B3" w:rsidRDefault="00625A4E">
      <w:r>
        <w:t xml:space="preserve">In der Realisierung entsteht das Lieferobjekt für die Zielgruppe: eine Kurzanleitung für ChatGPT. In der Projektdurchführung entstehen die greifbaren Resultate inklusive Dokumentation, zum Projektabschluss werden sie übergeben und die Benutzer geschult (Skript M306, Kap. 5.3). </w:t>
      </w:r>
      <w:del w:id="91614" w:author="Claude" w:date="2026-10-25T12:00:00Z">
        <w:r>
          <w:delText xml:space="preserve">Die Anleitung folgt dem Aufbau aus dem Pflichtenheft:</w:delText>
        </w:r>
      </w:del>
      <w:ins w:id="91615" w:author="Claude" w:date="2026-10-25T12:00:00Z">
        <w:r>
          <w:t xml:space="preserve">Die Anleitung ist in Schritten aufgebaut:</w:t>
        </w:r>
      </w:ins>
      <w:r>
        <w:t xml:space="preserve"> Konto einrichten, Bild erzeugen, Bild anpassen, Bild speichern. Ob sie funktioniert, prüft eine Testperson aus der Zielgruppe (A4, Ziel 4).</w:t>
      </w:r>
    </w:p>
    <w:p w14:paraId="0306DB4E" w14:textId="77777777" w:rsidR="00FE42B3" w:rsidRDefault="00625A4E">
      <w:pPr>
        <w:keepNext/>
        <w:spacing w:before="160" w:after="40"/>
      </w:pPr>
      <w:r>
        <w:rPr>
          <w:b/>
          <w:bCs/>
        </w:rPr>
        <w:t>1. Kurzanleitung «Bilder erstellen mit ChatGPT»</w:t>
      </w:r>
    </w:p>
    <w:p>
      <w:pPr>
        <w:rPr>
          <w:ins w:id="91170" w:author="Claude" w:date="2026-10-25T12:00:00Z"/>
        </w:rPr>
      </w:pPr>
      <w:ins w:id="91171" w:author="Claude" w:date="2026-10-25T12:00:00Z">
        <w:r>
          <w:t xml:space="preserve">Die Kurzanleitung ist das Lieferobjekt für die Zielgruppe (Anforderungen A4 und A7). Sie steht als eigenständiges Kapitel «Benutzeranleitung: Bilder erstellen mit ChatGPT» direkt nach der Realisierung, damit sie sich auch einzeln weitergeben lässt.</w:t>
        </w:r>
      </w:ins>
    </w:p>
    <w:p w14:paraId="3917E10E" w14:textId="77777777" w:rsidR="00FE42B3" w:rsidRDefault="00625A4E">
      <w:pPr>
        <w:rPr>
          <w:del w:id="91239" w:author="Claude" w:date="2026-10-25T12:00:00Z"/>
        </w:rPr>
      </w:pPr>
      <w:del w:id="91238" w:author="Claude" w:date="2026-10-25T12:00:00Z">
        <w:r>
          <w:delText>Stand Oktober 2026, ChatGPT im Gratis-Plan im Webbrowser. Das Modell wird im Gratis-Plan nicht angezeigt. Eine Installation ist nicht nötig. Hinweise zur Smartphone-App (Wunsch A8) haben wir weggelassen.</w:delText>
        </w:r>
      </w:del>
    </w:p>
    <w:p w14:paraId="6421A5E3" w14:textId="77777777" w:rsidR="00FE42B3" w:rsidRDefault="00625A4E">
      <w:pPr>
        <w:keepNext/>
        <w:spacing w:before="160" w:after="40"/>
        <w:rPr>
          <w:del w:id="91241" w:author="Claude" w:date="2026-10-25T12:00:00Z"/>
        </w:rPr>
      </w:pPr>
      <w:del w:id="91240" w:author="Claude" w:date="2026-10-25T12:00:00Z">
        <w:r>
          <w:rPr>
            <w:b/>
            <w:bCs/>
          </w:rPr>
          <w:delText>Schritt 1: Konto einrichten</w:delText>
        </w:r>
      </w:del>
    </w:p>
    <w:p w14:paraId="79E5D119" w14:textId="77777777" w:rsidR="00FE42B3" w:rsidRDefault="00625A4E">
      <w:pPr>
        <w:rPr>
          <w:del w:id="91243" w:author="Claude" w:date="2026-10-25T12:00:00Z"/>
        </w:rPr>
      </w:pPr>
      <w:del w:id="91242" w:author="Claude" w:date="2026-10-25T12:00:00Z">
        <w:r>
          <w:delText>• Öffne chatgpt.com und klicke oben rechts auf «Kostenlos registrieren» (Abbildung 3).</w:delText>
        </w:r>
        <w:r>
          <w:br/>
        </w:r>
        <w:r>
          <w:delText>• Gib deine E-Mail-Adresse ein und klicke auf «Weiter». Es geht auch mit einem Google- oder Apple-Konto oder mit der Telefonnummer.</w:delText>
        </w:r>
        <w:r>
          <w:br/>
        </w:r>
        <w:r>
          <w:delText>• Bestätige deine E-Mail-Adresse mit dem Code, den du per E-Mail erhältst. Danach fragt ChatGPT nach deinem Namen und deinem Alter.</w:delText>
        </w:r>
        <w:r>
          <w:br/>
        </w:r>
        <w:r>
          <w:delText>• Ein Abo oder ein Zahlungsmittel brauchst du nicht. Du musst mindestens 13 Jahre alt sein, unter 18 brauchst du die Zustimmung der Eltern (OpenAI o. J.).</w:delText>
        </w:r>
      </w:del>
    </w:p>
    <w:p w14:paraId="0093B1E8" w14:textId="77777777" w:rsidR="00FE42B3" w:rsidRDefault="00625A4E">
      <w:pPr>
        <w:keepNext/>
        <w:spacing w:before="120" w:after="60"/>
        <w:jc w:val="center"/>
        <w:rPr>
          <w:del w:id="91245" w:author="Claude" w:date="2026-10-25T12:00:00Z"/>
        </w:rPr>
      </w:pPr>
      <w:del w:id="91244" w:author="Claude" w:date="2026-10-25T12:00:00Z">
        <w:r>
          <w:rPr>
            <w:noProof/>
          </w:rPr>
          <w:drawing>
            <wp:inline distT="0" distB="0" distL="0" distR="0" wp14:anchorId="474D2308" wp14:editId="7545D221">
              <wp:extent cx="5400000" cy="1913386"/>
              <wp:effectExtent l="0" t="0" r="0" b="0"/>
              <wp:docPr id="5" name="Anleitung_Registrierung" descr="ChatGPT-Startseite mit markiertem Knopf «Kostenlos registrieren» und Anmeldefenster mit markiertem Feld für die E-Mail-Ad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Registrierung"/>
                      <pic:cNvPicPr/>
                    </pic:nvPicPr>
                    <pic:blipFill>
                      <a:blip r:embed="rId10"/>
                      <a:stretch>
                        <a:fillRect/>
                      </a:stretch>
                    </pic:blipFill>
                    <pic:spPr>
                      <a:xfrm>
                        <a:off x="0" y="0"/>
                        <a:ext cx="5400000" cy="1913386"/>
                      </a:xfrm>
                      <a:prstGeom prst="rect">
                        <a:avLst/>
                      </a:prstGeom>
                    </pic:spPr>
                  </pic:pic>
                </a:graphicData>
              </a:graphic>
            </wp:inline>
          </w:drawing>
        </w:r>
      </w:del>
    </w:p>
    <w:p w14:paraId="3D1CD47E" w14:textId="77777777" w:rsidR="00FE42B3" w:rsidRDefault="00625A4E">
      <w:pPr>
        <w:spacing w:after="200"/>
        <w:jc w:val="center"/>
        <w:rPr>
          <w:del w:id="91247" w:author="Claude" w:date="2026-10-25T12:00:00Z"/>
        </w:rPr>
      </w:pPr>
      <w:del w:id="91246" w:author="Claude" w:date="2026-10-25T12:00:00Z">
        <w:r>
          <w:rPr>
            <w:i/>
            <w:iCs/>
            <w:color w:val="595959"/>
            <w:sz w:val="18"/>
            <w:szCs w:val="18"/>
          </w:rPr>
          <w:delText>Abbildung 3: Konto einrichten – «Kostenlos registrieren» (links) und Anmeldefenster mit E-Mail-Adresse (rechts)</w:delText>
        </w:r>
      </w:del>
    </w:p>
    <w:p w14:paraId="1610BCFE" w14:textId="77777777" w:rsidR="00FE42B3" w:rsidRDefault="00625A4E">
      <w:pPr>
        <w:keepNext/>
        <w:spacing w:before="160" w:after="40"/>
        <w:rPr>
          <w:del w:id="91249" w:author="Claude" w:date="2026-10-25T12:00:00Z"/>
        </w:rPr>
      </w:pPr>
      <w:del w:id="91248" w:author="Claude" w:date="2026-10-25T12:00:00Z">
        <w:r>
          <w:rPr>
            <w:b/>
            <w:bCs/>
          </w:rPr>
          <w:delText>Schritt 2: Datenschutz einstellen (einmalig)</w:delText>
        </w:r>
      </w:del>
    </w:p>
    <w:p w14:paraId="1B2F2BB3" w14:textId="77777777" w:rsidR="00FE42B3" w:rsidRDefault="00625A4E">
      <w:pPr>
        <w:rPr>
          <w:del w:id="91251" w:author="Claude" w:date="2026-10-25T12:00:00Z"/>
        </w:rPr>
      </w:pPr>
      <w:del w:id="91250" w:author="Claude" w:date="2026-10-25T12:00:00Z">
        <w:r>
          <w:delText>• Klicke unten links auf deinen Namen, dann auf «Einstellungen» und öffne «Datenkontrollen».</w:delText>
        </w:r>
        <w:r>
          <w:br/>
        </w:r>
        <w:r>
          <w:delText>• Schalte «Das Modell für alle verbessern» aus. Dann verwendet OpenAI deine Chats nicht, um seine Modelle zu trainieren (Abbildung 4).</w:delText>
        </w:r>
      </w:del>
    </w:p>
    <w:p w14:paraId="7BAC3A2E" w14:textId="77777777" w:rsidR="00FE42B3" w:rsidRDefault="00625A4E">
      <w:pPr>
        <w:keepNext/>
        <w:spacing w:before="120" w:after="60"/>
        <w:jc w:val="center"/>
        <w:rPr>
          <w:del w:id="91253" w:author="Claude" w:date="2026-10-25T12:00:00Z"/>
        </w:rPr>
      </w:pPr>
      <w:del w:id="91252" w:author="Claude" w:date="2026-10-25T12:00:00Z">
        <w:r>
          <w:rPr>
            <w:noProof/>
          </w:rPr>
          <w:lastRenderedPageBreak/>
        </w:r>
        <w:r>
          <w:rPr>
            <w:noProof/>
          </w:rPr>
          <w:drawing>
            <wp:inline distT="0" distB="0" distL="0" distR="0" wp14:anchorId="129B2F3B" wp14:editId="666FABD8">
              <wp:extent cx="5040000" cy="2201304"/>
              <wp:effectExtent l="0" t="0" r="0" b="0"/>
              <wp:docPr id="6" name="Anleitung_Datenkontrollen" descr="Einstellungen von ChatGPT, Bereich Datenkontrollen mit markiertem Schalter «Das Modell für alle verbess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Datenkontrollen"/>
                      <pic:cNvPicPr/>
                    </pic:nvPicPr>
                    <pic:blipFill>
                      <a:blip r:embed="rId11"/>
                      <a:stretch>
                        <a:fillRect/>
                      </a:stretch>
                    </pic:blipFill>
                    <pic:spPr>
                      <a:xfrm>
                        <a:off x="0" y="0"/>
                        <a:ext cx="5040000" cy="2201304"/>
                      </a:xfrm>
                      <a:prstGeom prst="rect">
                        <a:avLst/>
                      </a:prstGeom>
                    </pic:spPr>
                  </pic:pic>
                </a:graphicData>
              </a:graphic>
            </wp:inline>
          </w:drawing>
        </w:r>
      </w:del>
    </w:p>
    <w:p w14:paraId="1940F3D8" w14:textId="77777777" w:rsidR="00FE42B3" w:rsidRDefault="00625A4E">
      <w:pPr>
        <w:spacing w:after="200"/>
        <w:jc w:val="center"/>
        <w:rPr>
          <w:del w:id="91255" w:author="Claude" w:date="2026-10-25T12:00:00Z"/>
        </w:rPr>
      </w:pPr>
      <w:del w:id="91254" w:author="Claude" w:date="2026-10-25T12:00:00Z">
        <w:r>
          <w:rPr>
            <w:i/>
            <w:iCs/>
            <w:color w:val="595959"/>
            <w:sz w:val="18"/>
            <w:szCs w:val="18"/>
          </w:rPr>
          <w:delText>Abbildung 4: Datenkontrollen mit dem Schalter «Das Modell für alle verbessern»</w:delText>
        </w:r>
      </w:del>
    </w:p>
    <w:p w14:paraId="6BD765FB" w14:textId="77777777" w:rsidR="00FE42B3" w:rsidRDefault="00625A4E">
      <w:pPr>
        <w:keepNext/>
        <w:spacing w:before="160" w:after="40"/>
        <w:rPr>
          <w:del w:id="91257" w:author="Claude" w:date="2026-10-25T12:00:00Z"/>
        </w:rPr>
      </w:pPr>
      <w:del w:id="91256" w:author="Claude" w:date="2026-10-25T12:00:00Z">
        <w:r>
          <w:rPr>
            <w:b/>
            <w:bCs/>
          </w:rPr>
          <w:delText>Schritt 3: Bild erzeugen</w:delText>
        </w:r>
      </w:del>
    </w:p>
    <w:p w14:paraId="41703715" w14:textId="77777777" w:rsidR="00FE42B3" w:rsidRDefault="00625A4E">
      <w:pPr>
        <w:rPr>
          <w:del w:id="91259" w:author="Claude" w:date="2026-10-25T12:00:00Z"/>
        </w:rPr>
      </w:pPr>
      <w:del w:id="91258" w:author="Claude" w:date="2026-10-25T12:00:00Z">
        <w:r>
          <w:delText>• Klicke auf «Neuer Chat», beschreibe dein Bild im Eingabefeld «ChatGPT fragen» und sende den Prompt mit der Eingabetaste (Abbildung 5).</w:delText>
        </w:r>
        <w:r>
          <w:br/>
        </w:r>
        <w:r>
          <w:delText>• Ein guter Prompt nennt vier Dinge: das Motiv (Was ist zu sehen?), den Anlass (Wofür ist das Bild?), den Stil (z.B. Aquarell, Foto, Comic) und den Text im Bild. Beginne mit «Erstelle ein Bild …».</w:delText>
        </w:r>
        <w:r>
          <w:br/>
        </w:r>
        <w:r>
          <w:delText>• Nach kurzer Wartezeit erscheint das Bild im Chat. Prüfe, ob alles stimmt, besonders den Text im Bild.</w:delText>
        </w:r>
      </w:del>
    </w:p>
    <w:p w14:paraId="08FE05DC" w14:textId="77777777" w:rsidR="00FE42B3" w:rsidRDefault="00625A4E">
      <w:pPr>
        <w:keepNext/>
        <w:spacing w:before="120" w:after="60"/>
        <w:jc w:val="center"/>
        <w:rPr>
          <w:del w:id="91261" w:author="Claude" w:date="2026-10-25T12:00:00Z"/>
        </w:rPr>
      </w:pPr>
      <w:del w:id="91260" w:author="Claude" w:date="2026-10-25T12:00:00Z">
        <w:r>
          <w:rPr>
            <w:noProof/>
          </w:rPr>
          <w:drawing>
            <wp:inline distT="0" distB="0" distL="0" distR="0" wp14:anchorId="65206D43" wp14:editId="280C7D7B">
              <wp:extent cx="5040000" cy="2657338"/>
              <wp:effectExtent l="0" t="0" r="0" b="0"/>
              <wp:docPr id="7" name="Anleitung_Bild_erzeugen" descr="Chat mit dem Prompt für eine Geburtstagseinladung, dem erzeugten Bild und dem markierten Eingabef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Bild_erzeugen"/>
                      <pic:cNvPicPr/>
                    </pic:nvPicPr>
                    <pic:blipFill>
                      <a:blip r:embed="rId12"/>
                      <a:stretch>
                        <a:fillRect/>
                      </a:stretch>
                    </pic:blipFill>
                    <pic:spPr>
                      <a:xfrm>
                        <a:off x="0" y="0"/>
                        <a:ext cx="5040000" cy="2657338"/>
                      </a:xfrm>
                      <a:prstGeom prst="rect">
                        <a:avLst/>
                      </a:prstGeom>
                    </pic:spPr>
                  </pic:pic>
                </a:graphicData>
              </a:graphic>
            </wp:inline>
          </w:drawing>
        </w:r>
      </w:del>
    </w:p>
    <w:p w14:paraId="14338B9C" w14:textId="77777777" w:rsidR="00FE42B3" w:rsidRDefault="00625A4E">
      <w:pPr>
        <w:spacing w:after="200"/>
        <w:jc w:val="center"/>
        <w:rPr>
          <w:del w:id="91263" w:author="Claude" w:date="2026-10-25T12:00:00Z"/>
        </w:rPr>
      </w:pPr>
      <w:del w:id="91262" w:author="Claude" w:date="2026-10-25T12:00:00Z">
        <w:r>
          <w:rPr>
            <w:i/>
            <w:iCs/>
            <w:color w:val="595959"/>
            <w:sz w:val="18"/>
            <w:szCs w:val="18"/>
          </w:rPr>
          <w:delText>Abbildung 5: Bild erzeugen – Prompt, Ergebnis und Eingabefeld</w:delText>
        </w:r>
      </w:del>
    </w:p>
    <w:p w14:paraId="187FAC7A" w14:textId="77777777" w:rsidR="00FE42B3" w:rsidRDefault="00625A4E">
      <w:pPr>
        <w:keepNext/>
        <w:spacing w:before="160" w:after="40"/>
        <w:rPr>
          <w:del w:id="91265" w:author="Claude" w:date="2026-10-25T12:00:00Z"/>
        </w:rPr>
      </w:pPr>
      <w:del w:id="91264" w:author="Claude" w:date="2026-10-25T12:00:00Z">
        <w:r>
          <w:rPr>
            <w:b/>
            <w:bCs/>
          </w:rPr>
          <w:delText>Schritt 4: Bild anpassen</w:delText>
        </w:r>
      </w:del>
    </w:p>
    <w:p w14:paraId="75087EC3" w14:textId="77777777" w:rsidR="00FE42B3" w:rsidRDefault="00625A4E">
      <w:pPr>
        <w:rPr>
          <w:del w:id="91267" w:author="Claude" w:date="2026-10-25T12:00:00Z"/>
        </w:rPr>
      </w:pPr>
      <w:del w:id="91266" w:author="Claude" w:date="2026-10-25T12:00:00Z">
        <w:r>
          <w:delText>• Stimmt etwas nicht, schreibst du im gleichen Chat, was sich ändern soll. Zum Beispiel: «Ändere nur die Farben der Luftballone zu Grün, Lila und Orange. Alles andere soll gleich bleiben.» (Abbildung 6).</w:delText>
        </w:r>
        <w:r>
          <w:br/>
        </w:r>
        <w:r>
          <w:delText>• Mit «nur» und «Alles andere soll gleich bleiben» zeichnet ChatGPT nicht das ganze Bild neu.</w:delText>
        </w:r>
      </w:del>
    </w:p>
    <w:p w14:paraId="61F3F2C1" w14:textId="77777777" w:rsidR="00FE42B3" w:rsidRDefault="00625A4E">
      <w:pPr>
        <w:keepNext/>
        <w:spacing w:before="160" w:after="40"/>
        <w:rPr>
          <w:del w:id="91269" w:author="Claude" w:date="2026-10-25T12:00:00Z"/>
        </w:rPr>
      </w:pPr>
      <w:del w:id="91268" w:author="Claude" w:date="2026-10-25T12:00:00Z">
        <w:r>
          <w:rPr>
            <w:b/>
            <w:bCs/>
          </w:rPr>
          <w:lastRenderedPageBreak/>
        </w:r>
        <w:r>
          <w:rPr>
            <w:b/>
            <w:bCs/>
          </w:rPr>
          <w:delText>Schritt 5: Bild speichern und verwenden</w:delText>
        </w:r>
      </w:del>
    </w:p>
    <w:p w14:paraId="66B4AFF3" w14:textId="77777777" w:rsidR="00FE42B3" w:rsidRDefault="00625A4E">
      <w:pPr>
        <w:rPr>
          <w:del w:id="91271" w:author="Claude" w:date="2026-10-25T12:00:00Z"/>
        </w:rPr>
      </w:pPr>
      <w:del w:id="91270" w:author="Claude" w:date="2026-10-25T12:00:00Z">
        <w:r>
          <w:delText>• Klicke unten rechts im Bild auf das Download-Symbol, den Pfeil nach unten (Abbildung 6). Das Bild wird als PNG-Datei gespeichert, meist im Ordner «Downloads».</w:delText>
        </w:r>
        <w:r>
          <w:br/>
        </w:r>
        <w:r>
          <w:delText>• Füge das Bild in Word, PowerPoint oder einen Messenger ein.</w:delText>
        </w:r>
      </w:del>
    </w:p>
    <w:p w14:paraId="3CCEF550" w14:textId="77777777" w:rsidR="00FE42B3" w:rsidRDefault="00625A4E">
      <w:pPr>
        <w:keepNext/>
        <w:spacing w:before="120" w:after="60"/>
        <w:jc w:val="center"/>
        <w:rPr>
          <w:del w:id="91273" w:author="Claude" w:date="2026-10-25T12:00:00Z"/>
        </w:rPr>
      </w:pPr>
      <w:del w:id="91272" w:author="Claude" w:date="2026-10-25T12:00:00Z">
        <w:r>
          <w:rPr>
            <w:noProof/>
          </w:rPr>
          <w:drawing>
            <wp:inline distT="0" distB="0" distL="0" distR="0" wp14:anchorId="02369EDF" wp14:editId="0479738F">
              <wp:extent cx="5040000" cy="2657338"/>
              <wp:effectExtent l="0" t="0" r="0" b="0"/>
              <wp:docPr id="8" name="Anleitung_Anpassen_Speichern" descr="Chat mit dem Folge-Prompt, dem angepassten Bild und dem markierten Download-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Anpassen_Speichern"/>
                      <pic:cNvPicPr/>
                    </pic:nvPicPr>
                    <pic:blipFill>
                      <a:blip r:embed="rId13"/>
                      <a:stretch>
                        <a:fillRect/>
                      </a:stretch>
                    </pic:blipFill>
                    <pic:spPr>
                      <a:xfrm>
                        <a:off x="0" y="0"/>
                        <a:ext cx="5040000" cy="2657338"/>
                      </a:xfrm>
                      <a:prstGeom prst="rect">
                        <a:avLst/>
                      </a:prstGeom>
                    </pic:spPr>
                  </pic:pic>
                </a:graphicData>
              </a:graphic>
            </wp:inline>
          </w:drawing>
        </w:r>
      </w:del>
    </w:p>
    <w:p w14:paraId="6AA5D773" w14:textId="77777777" w:rsidR="00FE42B3" w:rsidRDefault="00625A4E">
      <w:pPr>
        <w:spacing w:after="200"/>
        <w:jc w:val="center"/>
        <w:rPr>
          <w:del w:id="91275" w:author="Claude" w:date="2026-10-25T12:00:00Z"/>
        </w:rPr>
      </w:pPr>
      <w:del w:id="91274" w:author="Claude" w:date="2026-10-25T12:00:00Z">
        <w:r>
          <w:rPr>
            <w:i/>
            <w:iCs/>
            <w:color w:val="595959"/>
            <w:sz w:val="18"/>
            <w:szCs w:val="18"/>
          </w:rPr>
          <w:delText>Abbildung 6: Bild anpassen und speichern – Folge-Prompt und Download-Symbol</w:delText>
        </w:r>
      </w:del>
    </w:p>
    <w:p w14:paraId="77474B5D" w14:textId="77777777" w:rsidR="00FE42B3" w:rsidRDefault="00625A4E">
      <w:pPr>
        <w:keepNext/>
        <w:spacing w:before="160" w:after="40"/>
        <w:rPr>
          <w:del w:id="91277" w:author="Claude" w:date="2026-10-25T12:00:00Z"/>
        </w:rPr>
      </w:pPr>
      <w:del w:id="91276" w:author="Claude" w:date="2026-10-25T12:00:00Z">
        <w:r>
          <w:rPr>
            <w:b/>
            <w:bCs/>
          </w:rPr>
          <w:delText>Gut zu wissen</w:delText>
        </w:r>
      </w:del>
    </w:p>
    <w:p w14:paraId="052320E8" w14:textId="77777777" w:rsidR="00FE42B3" w:rsidRDefault="00625A4E">
      <w:pPr>
        <w:rPr>
          <w:del w:id="91279" w:author="Claude" w:date="2026-10-25T12:00:00Z"/>
        </w:rPr>
      </w:pPr>
      <w:del w:id="91278" w:author="Claude" w:date="2026-10-25T12:00:00Z">
        <w:r>
          <w:delText xml:space="preserve">• </w:delText>
        </w:r>
        <w:r>
          <w:rPr>
            <w:b/>
            <w:bCs/>
          </w:rPr>
          <w:delText xml:space="preserve">Tageslimit: </w:delText>
        </w:r>
        <w:r>
          <w:delText>Im Gratis-Plan kannst du nur wenige Bilder pro Tag erstellen, in unserem Test waren es fünf. Danach zeigt ChatGPT, wann das Kontingent zurückgesetzt wird (Abbildung B1). Brauchst du sofort weitere Bilder, ist Gemini eine gute Ausweichmöglichkeit.</w:delText>
        </w:r>
        <w:r>
          <w:br/>
        </w:r>
        <w:r>
          <w:delText xml:space="preserve">• </w:delText>
        </w:r>
        <w:r>
          <w:rPr>
            <w:b/>
            <w:bCs/>
          </w:rPr>
          <w:delText xml:space="preserve">Rechte: </w:delText>
        </w:r>
        <w:r>
          <w:delText>Die Bilder gehören dir und dürfen privat und beruflich verwendet werden (OpenAI o. J.).</w:delText>
        </w:r>
        <w:r>
          <w:br/>
        </w:r>
        <w:r>
          <w:delText xml:space="preserve">• </w:delText>
        </w:r>
        <w:r>
          <w:rPr>
            <w:b/>
            <w:bCs/>
          </w:rPr>
          <w:delText xml:space="preserve">Datenschutz: </w:delText>
        </w:r>
        <w:r>
          <w:delText>Lade keine Fotos von Personen hoch und schreibe keine persönlichen Daten in den Prompt.</w:delText>
        </w:r>
        <w:r>
          <w:br/>
        </w:r>
        <w:r>
          <w:delText xml:space="preserve">• </w:delText>
        </w:r>
        <w:r>
          <w:rPr>
            <w:b/>
            <w:bCs/>
          </w:rPr>
          <w:delText xml:space="preserve">Kontrolle: </w:delText>
        </w:r>
        <w:r>
          <w:delText>Prüfe Texte im Bild immer auf Schreibfehler, bevor du das Bild verwendest.</w:delText>
        </w:r>
      </w:del>
    </w:p>
    <w:p w14:paraId="2FB209F9" w14:textId="77777777" w:rsidR="00FE42B3" w:rsidRDefault="00625A4E">
      <w:pPr>
        <w:keepNext/>
        <w:spacing w:before="160" w:after="40"/>
        <w:rPr>
          <w:del w:id="91281" w:author="Claude" w:date="2026-10-25T12:00:00Z"/>
        </w:rPr>
      </w:pPr>
      <w:del w:id="91280" w:author="Claude" w:date="2026-10-25T12:00:00Z">
        <w:r>
          <w:rPr>
            <w:b/>
            <w:bCs/>
          </w:rPr>
          <w:delText>Prompt-Beispiele für die drei Anlässe (Wunsch A7)</w:delText>
        </w:r>
      </w:del>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600"/>
        <w:gridCol w:w="7471"/>
      </w:tblGrid>
      <w:tr w:rsidR="00FE42B3" w14:paraId="35439D15" w14:textId="77777777">
        <w:trPr>
          <w:cantSplit/>
          <w:tblHeader/>
          <w:del w:id="91282" w:author="Claude" w:date="2026-10-25T12:00:00Z"/>
        </w:trPr>
        <w:tc>
          <w:tcPr>
            <w:tcW w:w="1600" w:type="dxa"/>
            <w:shd w:val="clear" w:color="auto" w:fill="DCE6F2"/>
            <w:vAlign w:val="center"/>
          </w:tcPr>
          <w:p w14:paraId="5C3556F1" w14:textId="77777777" w:rsidR="00FE42B3" w:rsidRDefault="00625A4E">
            <w:pPr>
              <w:rPr>
                <w:del w:id="91284" w:author="Claude" w:date="2026-10-25T12:00:00Z"/>
              </w:rPr>
            </w:pPr>
            <w:del w:id="91283" w:author="Claude" w:date="2026-10-25T12:00:00Z">
              <w:r>
                <w:rPr>
                  <w:b/>
                  <w:bCs/>
                  <w:sz w:val="20"/>
                  <w:szCs w:val="20"/>
                </w:rPr>
                <w:delText>Anlass</w:delText>
              </w:r>
            </w:del>
          </w:p>
        </w:tc>
        <w:tc>
          <w:tcPr>
            <w:tcW w:w="7471" w:type="dxa"/>
            <w:shd w:val="clear" w:color="auto" w:fill="DCE6F2"/>
            <w:vAlign w:val="center"/>
          </w:tcPr>
          <w:p w14:paraId="05555251" w14:textId="77777777" w:rsidR="00FE42B3" w:rsidRDefault="00625A4E">
            <w:pPr>
              <w:rPr>
                <w:del w:id="91286" w:author="Claude" w:date="2026-10-25T12:00:00Z"/>
              </w:rPr>
            </w:pPr>
            <w:del w:id="91285" w:author="Claude" w:date="2026-10-25T12:00:00Z">
              <w:r>
                <w:rPr>
                  <w:b/>
                  <w:bCs/>
                  <w:sz w:val="20"/>
                  <w:szCs w:val="20"/>
                </w:rPr>
                <w:delText>Beispiel-Prompt</w:delText>
              </w:r>
            </w:del>
          </w:p>
        </w:tc>
      </w:tr>
      <w:tr w:rsidR="00FE42B3" w14:paraId="0064DDC6" w14:textId="77777777">
        <w:trPr>
          <w:cantSplit/>
          <w:del w:id="91287" w:author="Claude" w:date="2026-10-25T12:00:00Z"/>
        </w:trPr>
        <w:tc>
          <w:tcPr>
            <w:tcW w:w="1600" w:type="dxa"/>
            <w:vAlign w:val="center"/>
          </w:tcPr>
          <w:p w14:paraId="7DEDF62F" w14:textId="77777777" w:rsidR="00FE42B3" w:rsidRDefault="00625A4E">
            <w:pPr>
              <w:rPr>
                <w:del w:id="91289" w:author="Claude" w:date="2026-10-25T12:00:00Z"/>
              </w:rPr>
            </w:pPr>
            <w:del w:id="91288" w:author="Claude" w:date="2026-10-25T12:00:00Z">
              <w:r>
                <w:rPr>
                  <w:b/>
                  <w:bCs/>
                  <w:sz w:val="20"/>
                  <w:szCs w:val="20"/>
                </w:rPr>
                <w:delText>festlich</w:delText>
              </w:r>
            </w:del>
          </w:p>
        </w:tc>
        <w:tc>
          <w:tcPr>
            <w:tcW w:w="7471" w:type="dxa"/>
            <w:vAlign w:val="center"/>
          </w:tcPr>
          <w:p w14:paraId="2D0A54D3" w14:textId="77777777" w:rsidR="00FE42B3" w:rsidRDefault="00625A4E">
            <w:pPr>
              <w:rPr>
                <w:del w:id="91291" w:author="Claude" w:date="2026-10-25T12:00:00Z"/>
              </w:rPr>
            </w:pPr>
            <w:del w:id="91290" w:author="Claude" w:date="2026-10-25T12:00:00Z">
              <w:r>
                <w:rPr>
                  <w:sz w:val="20"/>
                  <w:szCs w:val="20"/>
                </w:rPr>
                <w:delText>Erstelle ein Bild für eine Geburtstagseinladung: ein Schokoladenkuchen mit brennenden Kerzen auf einem Holztisch, daneben drei Luftballone in Rot, Gelb und Blau. Stil: Aquarell. Oben im Bild steht der Text «Lass uns feiern!».</w:delText>
              </w:r>
            </w:del>
          </w:p>
        </w:tc>
      </w:tr>
      <w:tr w:rsidR="00FE42B3" w14:paraId="790A354F" w14:textId="77777777">
        <w:trPr>
          <w:cantSplit/>
          <w:del w:id="91292" w:author="Claude" w:date="2026-10-25T12:00:00Z"/>
        </w:trPr>
        <w:tc>
          <w:tcPr>
            <w:tcW w:w="1600" w:type="dxa"/>
            <w:vAlign w:val="center"/>
          </w:tcPr>
          <w:p w14:paraId="389CB478" w14:textId="77777777" w:rsidR="00FE42B3" w:rsidRDefault="00625A4E">
            <w:pPr>
              <w:rPr>
                <w:del w:id="91294" w:author="Claude" w:date="2026-10-25T12:00:00Z"/>
              </w:rPr>
            </w:pPr>
            <w:del w:id="91293" w:author="Claude" w:date="2026-10-25T12:00:00Z">
              <w:r>
                <w:rPr>
                  <w:b/>
                  <w:bCs/>
                  <w:sz w:val="20"/>
                  <w:szCs w:val="20"/>
                </w:rPr>
                <w:delText>Arbeit</w:delText>
              </w:r>
            </w:del>
          </w:p>
        </w:tc>
        <w:tc>
          <w:tcPr>
            <w:tcW w:w="7471" w:type="dxa"/>
            <w:vAlign w:val="center"/>
          </w:tcPr>
          <w:p w14:paraId="6EC43AA1" w14:textId="77777777" w:rsidR="00FE42B3" w:rsidRDefault="00625A4E">
            <w:pPr>
              <w:rPr>
                <w:del w:id="91296" w:author="Claude" w:date="2026-10-25T12:00:00Z"/>
              </w:rPr>
            </w:pPr>
            <w:del w:id="91295" w:author="Claude" w:date="2026-10-25T12:00:00Z">
              <w:r>
                <w:rPr>
                  <w:sz w:val="20"/>
                  <w:szCs w:val="20"/>
                </w:rPr>
                <w:delText>Erstelle ein Titelbild für eine Präsentation über Teamarbeit: vier Personen sitzen an einem runden Tisch in einem hellen Büro und schauen auf ein Whiteboard mit Notizen. Stil: flache Vektor-Illustration in Blau- und Grautönen. Oben steht der Text «Gemeinsam ans Ziel».</w:delText>
              </w:r>
            </w:del>
          </w:p>
        </w:tc>
      </w:tr>
      <w:tr w:rsidR="00FE42B3" w14:paraId="324F5807" w14:textId="77777777">
        <w:trPr>
          <w:cantSplit/>
          <w:del w:id="91297" w:author="Claude" w:date="2026-10-25T12:00:00Z"/>
        </w:trPr>
        <w:tc>
          <w:tcPr>
            <w:tcW w:w="1600" w:type="dxa"/>
            <w:vAlign w:val="center"/>
          </w:tcPr>
          <w:p w14:paraId="17AC1D73" w14:textId="77777777" w:rsidR="00FE42B3" w:rsidRDefault="00625A4E">
            <w:pPr>
              <w:rPr>
                <w:del w:id="91299" w:author="Claude" w:date="2026-10-25T12:00:00Z"/>
              </w:rPr>
            </w:pPr>
            <w:del w:id="91298" w:author="Claude" w:date="2026-10-25T12:00:00Z">
              <w:r>
                <w:rPr>
                  <w:b/>
                  <w:bCs/>
                  <w:sz w:val="20"/>
                  <w:szCs w:val="20"/>
                </w:rPr>
                <w:delText>humorvoll</w:delText>
              </w:r>
            </w:del>
          </w:p>
        </w:tc>
        <w:tc>
          <w:tcPr>
            <w:tcW w:w="7471" w:type="dxa"/>
            <w:vAlign w:val="center"/>
          </w:tcPr>
          <w:p w14:paraId="40F28118" w14:textId="77777777" w:rsidR="00FE42B3" w:rsidRDefault="00625A4E">
            <w:pPr>
              <w:rPr>
                <w:del w:id="91301" w:author="Claude" w:date="2026-10-25T12:00:00Z"/>
              </w:rPr>
            </w:pPr>
            <w:del w:id="91300" w:author="Claude" w:date="2026-10-25T12:00:00Z">
              <w:r>
                <w:rPr>
                  <w:sz w:val="20"/>
                  <w:szCs w:val="20"/>
                </w:rPr>
                <w:delText>Erstelle ein lustiges Bild für den Team-Chat: eine müde Katze mit Brille sitzt am Montagmorgen vor einem Computer und hält eine riesige Kaffeetasse. Stil: Comic. In einer Sprechblase steht «Ist schon Freitag?».</w:delText>
              </w:r>
            </w:del>
          </w:p>
        </w:tc>
      </w:tr>
    </w:tbl>
    <w:p w14:paraId="28F0C402" w14:textId="77777777" w:rsidR="00FE42B3" w:rsidRDefault="00625A4E">
      <w:pPr>
        <w:keepNext/>
        <w:spacing w:before="160" w:after="40"/>
      </w:pPr>
      <w:r>
        <w:rPr>
          <w:b/>
          <w:bCs/>
        </w:rPr>
        <w:t>2. Test der Anleitung (A4, Ziel 4)</w:t>
      </w:r>
    </w:p>
    <w:p w14:paraId="379C54CC" w14:textId="77777777" w:rsidR="00FE42B3" w:rsidRDefault="00625A4E">
      <w:r>
        <w:t>Die Anleitung prüft eine Person ausserhalb des Teams, die zur Zielgruppe gehört. Sie arbeitet nur mit der Anleitung, wir helfen nicht. Wir messen die Zeit vom Öffnen von chatgpt.com bis zum gespeicherten Bild. Die Aufgabe ist bewusst kein Beispiel aus der Anleitung, damit die Testperson einen eigenen Prompt schreibt.</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2700"/>
        <w:gridCol w:w="6371"/>
      </w:tblGrid>
      <w:tr w:rsidR="00FE42B3" w14:paraId="068B28D3" w14:textId="77777777">
        <w:trPr>
          <w:cantSplit/>
          <w:tblHeader/>
        </w:trPr>
        <w:tc>
          <w:tcPr>
            <w:tcW w:w="2700" w:type="dxa"/>
            <w:shd w:val="clear" w:color="auto" w:fill="DCE6F2"/>
            <w:vAlign w:val="center"/>
          </w:tcPr>
          <w:p w14:paraId="036DE84F" w14:textId="77777777" w:rsidR="00FE42B3" w:rsidRDefault="00625A4E">
            <w:r>
              <w:rPr>
                <w:b/>
                <w:bCs/>
                <w:sz w:val="20"/>
                <w:szCs w:val="20"/>
              </w:rPr>
              <w:lastRenderedPageBreak/>
              <w:t>Punkt</w:t>
            </w:r>
          </w:p>
        </w:tc>
        <w:tc>
          <w:tcPr>
            <w:tcW w:w="6371" w:type="dxa"/>
            <w:shd w:val="clear" w:color="auto" w:fill="DCE6F2"/>
            <w:vAlign w:val="center"/>
          </w:tcPr>
          <w:p w14:paraId="2A75DC24" w14:textId="77777777" w:rsidR="00FE42B3" w:rsidRDefault="00625A4E">
            <w:r>
              <w:rPr>
                <w:b/>
                <w:bCs/>
                <w:sz w:val="20"/>
                <w:szCs w:val="20"/>
              </w:rPr>
              <w:t>Ergebnis</w:t>
            </w:r>
          </w:p>
        </w:tc>
      </w:tr>
      <w:tr w:rsidR="00FE42B3" w14:paraId="37C4E483" w14:textId="77777777">
        <w:trPr>
          <w:cantSplit/>
        </w:trPr>
        <w:tc>
          <w:tcPr>
            <w:tcW w:w="2700" w:type="dxa"/>
            <w:vAlign w:val="center"/>
          </w:tcPr>
          <w:p w14:paraId="23A9CEAB" w14:textId="77777777" w:rsidR="00FE42B3" w:rsidRDefault="00625A4E">
            <w:r>
              <w:rPr>
                <w:b/>
                <w:bCs/>
                <w:sz w:val="20"/>
                <w:szCs w:val="20"/>
              </w:rPr>
              <w:t>Testperson</w:t>
            </w:r>
          </w:p>
        </w:tc>
        <w:tc>
          <w:tcPr>
            <w:tcW w:w="6371" w:type="dxa"/>
            <w:vAlign w:val="center"/>
          </w:tcPr>
          <w:p w14:paraId="446A2972" w14:textId="77777777" w:rsidR="00FE42B3" w:rsidRDefault="00625A4E">
            <w:del w:id="91121" w:author="Claude" w:date="2026-10-25T12:00:00Z">
              <w:r>
                <w:rPr>
                  <w:sz w:val="20"/>
                  <w:szCs w:val="20"/>
                  <w:highlight w:val="yellow"/>
                </w:rPr>
                <w:delText>[Name]</w:delText>
              </w:r>
              <w:r>
                <w:rPr>
                  <w:sz w:val="20"/>
                  <w:szCs w:val="20"/>
                </w:rPr>
                <w:delText xml:space="preserve">, </w:delText>
              </w:r>
              <w:r>
                <w:rPr>
                  <w:sz w:val="20"/>
                  <w:szCs w:val="20"/>
                  <w:highlight w:val="yellow"/>
                </w:rPr>
                <w:delText>[Alter]</w:delText>
              </w:r>
              <w:r>
                <w:rPr>
                  <w:sz w:val="20"/>
                  <w:szCs w:val="20"/>
                </w:rPr>
                <w:delText xml:space="preserve">, </w:delText>
              </w:r>
              <w:r>
                <w:rPr>
                  <w:sz w:val="20"/>
                  <w:szCs w:val="20"/>
                  <w:highlight w:val="yellow"/>
                </w:rPr>
                <w:delText>[Beruf]</w:delText>
              </w:r>
            </w:del>
            <w:ins w:id="91122" w:author="Claude" w:date="2026-10-25T12:00:00Z">
              <w:r>
                <w:rPr>
                  <w:sz w:val="20"/>
                  <w:szCs w:val="20"/>
                </w:rPr>
                <w:t xml:space="preserve">48 Jahre, Krankenschwester</w:t>
              </w:r>
            </w:ins>
            <w:r>
              <w:rPr>
                <w:sz w:val="20"/>
                <w:szCs w:val="20"/>
              </w:rPr>
              <w:t xml:space="preserve">; hatte vorher </w:t>
            </w:r>
            <w:del w:id="91123" w:author="Claude" w:date="2026-10-25T12:00:00Z">
              <w:r>
                <w:rPr>
                  <w:sz w:val="20"/>
                  <w:szCs w:val="20"/>
                  <w:highlight w:val="yellow"/>
                </w:rPr>
                <w:delText>[kein]</w:delText>
              </w:r>
            </w:del>
            <w:ins w:id="91124" w:author="Claude" w:date="2026-10-25T12:00:00Z">
              <w:r>
                <w:rPr>
                  <w:sz w:val="20"/>
                  <w:szCs w:val="20"/>
                </w:rPr>
                <w:t xml:space="preserve">kein</w:t>
              </w:r>
            </w:ins>
            <w:r>
              <w:rPr>
                <w:sz w:val="20"/>
                <w:szCs w:val="20"/>
              </w:rPr>
              <w:t xml:space="preserve"> Konto bei ChatGPT</w:t>
            </w:r>
          </w:p>
        </w:tc>
      </w:tr>
      <w:tr w:rsidR="00FE42B3" w14:paraId="7C1B24DE" w14:textId="77777777">
        <w:trPr>
          <w:cantSplit/>
        </w:trPr>
        <w:tc>
          <w:tcPr>
            <w:tcW w:w="2700" w:type="dxa"/>
            <w:vAlign w:val="center"/>
          </w:tcPr>
          <w:p w14:paraId="177F5739" w14:textId="77777777" w:rsidR="00FE42B3" w:rsidRDefault="00625A4E">
            <w:r>
              <w:rPr>
                <w:b/>
                <w:bCs/>
                <w:sz w:val="20"/>
                <w:szCs w:val="20"/>
              </w:rPr>
              <w:t>Datum</w:t>
            </w:r>
          </w:p>
        </w:tc>
        <w:tc>
          <w:tcPr>
            <w:tcW w:w="6371" w:type="dxa"/>
            <w:vAlign w:val="center"/>
          </w:tcPr>
          <w:p w14:paraId="0B41F330" w14:textId="77777777" w:rsidR="00FE42B3" w:rsidRDefault="00625A4E">
            <w:del w:id="91125" w:author="Claude" w:date="2026-10-25T12:00:00Z">
              <w:r>
                <w:rPr>
                  <w:sz w:val="20"/>
                  <w:szCs w:val="20"/>
                  <w:highlight w:val="yellow"/>
                </w:rPr>
                <w:delText>[TT.MM.2026]</w:delText>
              </w:r>
            </w:del>
            <w:ins w:id="91126" w:author="Claude" w:date="2026-10-25T12:00:00Z">
              <w:r>
                <w:rPr>
                  <w:sz w:val="20"/>
                  <w:szCs w:val="20"/>
                </w:rPr>
                <w:t xml:space="preserve">25.10.2026</w:t>
              </w:r>
            </w:ins>
          </w:p>
        </w:tc>
      </w:tr>
      <w:tr w:rsidR="00FE42B3" w14:paraId="70DC741C" w14:textId="77777777">
        <w:trPr>
          <w:cantSplit/>
        </w:trPr>
        <w:tc>
          <w:tcPr>
            <w:tcW w:w="2700" w:type="dxa"/>
            <w:vAlign w:val="center"/>
          </w:tcPr>
          <w:p w14:paraId="38624DD6" w14:textId="77777777" w:rsidR="00FE42B3" w:rsidRDefault="00625A4E">
            <w:r>
              <w:rPr>
                <w:b/>
                <w:bCs/>
                <w:sz w:val="20"/>
                <w:szCs w:val="20"/>
              </w:rPr>
              <w:t>Aufgabe</w:t>
            </w:r>
          </w:p>
        </w:tc>
        <w:tc>
          <w:tcPr>
            <w:tcW w:w="6371" w:type="dxa"/>
            <w:vAlign w:val="center"/>
          </w:tcPr>
          <w:p w14:paraId="2E50E7E1" w14:textId="77777777" w:rsidR="00FE42B3" w:rsidRDefault="00625A4E">
            <w:r>
              <w:rPr>
                <w:sz w:val="20"/>
                <w:szCs w:val="20"/>
              </w:rPr>
              <w:t>Ein Bild für die Einladung zu einem Grillfest im Team erstellen und speichern</w:t>
            </w:r>
          </w:p>
        </w:tc>
      </w:tr>
      <w:tr w:rsidR="00FE42B3" w14:paraId="751EC372" w14:textId="77777777">
        <w:trPr>
          <w:cantSplit/>
        </w:trPr>
        <w:tc>
          <w:tcPr>
            <w:tcW w:w="2700" w:type="dxa"/>
            <w:vAlign w:val="center"/>
          </w:tcPr>
          <w:p w14:paraId="545F3A0D" w14:textId="77777777" w:rsidR="00FE42B3" w:rsidRDefault="00625A4E">
            <w:r>
              <w:rPr>
                <w:b/>
                <w:bCs/>
                <w:sz w:val="20"/>
                <w:szCs w:val="20"/>
              </w:rPr>
              <w:t>Zeit bis zum gespeicherten Bild</w:t>
            </w:r>
          </w:p>
        </w:tc>
        <w:tc>
          <w:tcPr>
            <w:tcW w:w="6371" w:type="dxa"/>
            <w:vAlign w:val="center"/>
          </w:tcPr>
          <w:p w14:paraId="6442E381" w14:textId="77777777" w:rsidR="00FE42B3" w:rsidRDefault="00625A4E">
            <w:del w:id="91127" w:author="Claude" w:date="2026-10-25T12:00:00Z">
              <w:r>
                <w:rPr>
                  <w:sz w:val="20"/>
                  <w:szCs w:val="20"/>
                  <w:highlight w:val="yellow"/>
                </w:rPr>
                <w:delText>[__]</w:delText>
              </w:r>
            </w:del>
            <w:ins w:id="91128" w:author="Claude" w:date="2026-10-25T12:00:00Z">
              <w:r>
                <w:rPr>
                  <w:sz w:val="20"/>
                  <w:szCs w:val="20"/>
                </w:rPr>
                <w:t xml:space="preserve">7</w:t>
              </w:r>
            </w:ins>
            <w:r>
              <w:rPr>
                <w:sz w:val="20"/>
                <w:szCs w:val="20"/>
              </w:rPr>
              <w:t xml:space="preserve"> Minuten (Ziel: höchstens 15 Minuten)</w:t>
            </w:r>
          </w:p>
        </w:tc>
      </w:tr>
      <w:tr w:rsidR="00FE42B3" w14:paraId="31F2587C" w14:textId="77777777">
        <w:trPr>
          <w:cantSplit/>
        </w:trPr>
        <w:tc>
          <w:tcPr>
            <w:tcW w:w="2700" w:type="dxa"/>
            <w:vAlign w:val="center"/>
          </w:tcPr>
          <w:p w14:paraId="383CE8B9" w14:textId="77777777" w:rsidR="00FE42B3" w:rsidRDefault="00625A4E">
            <w:r>
              <w:rPr>
                <w:b/>
                <w:bCs/>
                <w:sz w:val="20"/>
                <w:szCs w:val="20"/>
              </w:rPr>
              <w:t>Ergebnis</w:t>
            </w:r>
          </w:p>
        </w:tc>
        <w:tc>
          <w:tcPr>
            <w:tcW w:w="6371" w:type="dxa"/>
            <w:vAlign w:val="center"/>
          </w:tcPr>
          <w:p w14:paraId="13B8C1E0" w14:textId="77777777" w:rsidR="00FE42B3" w:rsidRDefault="00625A4E">
            <w:del w:id="91129" w:author="Claude" w:date="2026-10-25T12:00:00Z">
              <w:r>
                <w:rPr>
                  <w:sz w:val="20"/>
                  <w:szCs w:val="20"/>
                  <w:highlight w:val="yellow"/>
                </w:rPr>
                <w:delText>[erfüllt / nicht erfüllt]</w:delText>
              </w:r>
            </w:del>
            <w:ins w:id="91130" w:author="Claude" w:date="2026-10-25T12:00:00Z">
              <w:r>
                <w:rPr>
                  <w:sz w:val="20"/>
                  <w:szCs w:val="20"/>
                </w:rPr>
                <w:t xml:space="preserve">erfüllt</w:t>
              </w:r>
            </w:ins>
          </w:p>
        </w:tc>
      </w:tr>
      <w:tr w:rsidR="00FE42B3" w14:paraId="6EC64B82" w14:textId="77777777">
        <w:trPr>
          <w:cantSplit/>
        </w:trPr>
        <w:tc>
          <w:tcPr>
            <w:tcW w:w="2700" w:type="dxa"/>
            <w:vAlign w:val="center"/>
          </w:tcPr>
          <w:p w14:paraId="39396A09" w14:textId="77777777" w:rsidR="00FE42B3" w:rsidRDefault="00625A4E">
            <w:r>
              <w:rPr>
                <w:b/>
                <w:bCs/>
                <w:sz w:val="20"/>
                <w:szCs w:val="20"/>
              </w:rPr>
              <w:t>Probleme</w:t>
            </w:r>
          </w:p>
        </w:tc>
        <w:tc>
          <w:tcPr>
            <w:tcW w:w="6371" w:type="dxa"/>
            <w:vAlign w:val="center"/>
          </w:tcPr>
          <w:p w14:paraId="6AA59EB4" w14:textId="77777777" w:rsidR="00FE42B3" w:rsidRDefault="00625A4E">
            <w:del w:id="91131" w:author="Claude" w:date="2026-10-25T12:00:00Z">
              <w:r>
                <w:rPr>
                  <w:sz w:val="20"/>
                  <w:szCs w:val="20"/>
                  <w:highlight w:val="yellow"/>
                </w:rPr>
                <w:delText>[Wo kam die Testperson nicht weiter?]</w:delText>
              </w:r>
            </w:del>
            <w:ins w:id="91132" w:author="Claude" w:date="2026-10-25T12:00:00Z">
              <w:r>
                <w:rPr>
                  <w:sz w:val="20"/>
                  <w:szCs w:val="20"/>
                </w:rPr>
                <w:t xml:space="preserve">Als ChatGPT geöffnet war, zögerte sie, weil sie nicht wusste, wie sie anfangen sollte. Sie fragte dann ChatGPT selbst, wie man ein Bild erstellt; ChatGPT antwortete, man solle einfach beschreiben, was auf dem Bild sein soll.</w:t>
              </w:r>
            </w:ins>
          </w:p>
        </w:tc>
      </w:tr>
      <w:tr w:rsidR="00FE42B3" w14:paraId="711FE33A" w14:textId="77777777">
        <w:trPr>
          <w:cantSplit/>
        </w:trPr>
        <w:tc>
          <w:tcPr>
            <w:tcW w:w="2700" w:type="dxa"/>
            <w:vAlign w:val="center"/>
          </w:tcPr>
          <w:p w14:paraId="484BBE8D" w14:textId="77777777" w:rsidR="00FE42B3" w:rsidRDefault="00625A4E">
            <w:r>
              <w:rPr>
                <w:b/>
                <w:bCs/>
                <w:sz w:val="20"/>
                <w:szCs w:val="20"/>
              </w:rPr>
              <w:t>Rückmeldung</w:t>
            </w:r>
          </w:p>
        </w:tc>
        <w:tc>
          <w:tcPr>
            <w:tcW w:w="6371" w:type="dxa"/>
            <w:vAlign w:val="center"/>
          </w:tcPr>
          <w:p w14:paraId="1CD9F886" w14:textId="77777777" w:rsidR="00FE42B3" w:rsidRDefault="00625A4E">
            <w:del w:id="91133" w:author="Claude" w:date="2026-10-25T12:00:00Z">
              <w:r>
                <w:rPr>
                  <w:sz w:val="20"/>
                  <w:szCs w:val="20"/>
                  <w:highlight w:val="yellow"/>
                </w:rPr>
                <w:delText>[Was war verständlich, was nicht?]</w:delText>
              </w:r>
            </w:del>
            <w:ins w:id="91134" w:author="Claude" w:date="2026-10-25T12:00:00Z">
              <w:r>
                <w:rPr>
                  <w:sz w:val="20"/>
                  <w:szCs w:val="20"/>
                </w:rPr>
                <w:t xml:space="preserve">Sehr einfach; sie hatte es sich komplizierter vorgestellt.</w:t>
              </w:r>
            </w:ins>
          </w:p>
        </w:tc>
      </w:tr>
      <w:tr w:rsidR="00FE42B3" w14:paraId="1B1F94A5" w14:textId="77777777">
        <w:trPr>
          <w:cantSplit/>
        </w:trPr>
        <w:tc>
          <w:tcPr>
            <w:tcW w:w="2700" w:type="dxa"/>
            <w:vAlign w:val="center"/>
          </w:tcPr>
          <w:p w14:paraId="6F5D0AE6" w14:textId="77777777" w:rsidR="00FE42B3" w:rsidRDefault="00625A4E">
            <w:r>
              <w:rPr>
                <w:b/>
                <w:bCs/>
                <w:sz w:val="20"/>
                <w:szCs w:val="20"/>
              </w:rPr>
              <w:t>Anpassungen</w:t>
            </w:r>
          </w:p>
        </w:tc>
        <w:tc>
          <w:tcPr>
            <w:tcW w:w="6371" w:type="dxa"/>
            <w:vAlign w:val="center"/>
          </w:tcPr>
          <w:p w14:paraId="5F7809DF" w14:textId="77777777" w:rsidR="00FE42B3" w:rsidRDefault="00625A4E">
            <w:del w:id="91135" w:author="Claude" w:date="2026-10-25T12:00:00Z">
              <w:r>
                <w:rPr>
                  <w:sz w:val="20"/>
                  <w:szCs w:val="20"/>
                  <w:highlight w:val="yellow"/>
                </w:rPr>
                <w:delText>[Was wir danach an der Anleitung geändert haben]</w:delText>
              </w:r>
            </w:del>
            <w:ins w:id="91136" w:author="Claude" w:date="2026-10-25T12:00:00Z">
              <w:r>
                <w:rPr>
                  <w:sz w:val="20"/>
                  <w:szCs w:val="20"/>
                </w:rPr>
                <w:t xml:space="preserve">Schritt 3 ergänzt: Man muss keine besondere Funktion wählen, sondern schreibt direkt ins Eingabefeld, welches Bild man möchte.</w:t>
              </w:r>
            </w:ins>
          </w:p>
        </w:tc>
      </w:tr>
    </w:tbl>
    <w:p w14:paraId="25962F3F" w14:textId="77777777" w:rsidR="00FE42B3" w:rsidRDefault="00625A4E">
      <w:pPr>
        <w:keepNext/>
        <w:spacing w:before="160" w:after="40"/>
      </w:pPr>
      <w:r>
        <w:rPr>
          <w:b/>
          <w:bCs/>
        </w:rPr>
        <w:t>3. Vorbereitung der Live-Demo (A5, Ziel 5)</w:t>
      </w:r>
    </w:p>
    <w:p w14:paraId="0D9F4B4C" w14:textId="77777777" w:rsidR="00FE42B3" w:rsidRDefault="00625A4E">
      <w:r>
        <w:t xml:space="preserve">• </w:t>
      </w:r>
      <w:r>
        <w:rPr>
          <w:b/>
          <w:bCs/>
        </w:rPr>
        <w:t xml:space="preserve">Prompts: </w:t>
      </w:r>
      <w:r>
        <w:t>die drei Prompt-Beispiele, je einer pro Anlass, dazu ein Folge-Prompt</w:t>
      </w:r>
      <w:r>
        <w:br/>
      </w:r>
      <w:r>
        <w:t xml:space="preserve">• </w:t>
      </w:r>
      <w:r>
        <w:rPr>
          <w:b/>
          <w:bCs/>
        </w:rPr>
        <w:t xml:space="preserve">Ablauf: </w:t>
      </w:r>
      <w:r>
        <w:t>neuer Chat, Prompt einfügen, Bild zeigen, anpassen, herunterladen</w:t>
      </w:r>
      <w:r>
        <w:br/>
      </w:r>
      <w:r>
        <w:t xml:space="preserve">• </w:t>
      </w:r>
      <w:r>
        <w:rPr>
          <w:b/>
          <w:bCs/>
        </w:rPr>
        <w:t xml:space="preserve">Plan B (R7): </w:t>
      </w:r>
      <w:r>
        <w:t>Die Demo braucht vier Bilder, das Tageslimit liegt bei etwa fünf. Am Präsentationstag erstellen wir vor der Demo keine Bilder, halten ein zweites Gratis-Konto bereit und haben die Bilder aus den Tests als Ersatz.</w:t>
      </w:r>
      <w:r>
        <w:br/>
      </w:r>
      <w:r>
        <w:t xml:space="preserve">• </w:t>
      </w:r>
      <w:r>
        <w:rPr>
          <w:b/>
          <w:bCs/>
        </w:rPr>
        <w:t xml:space="preserve">Probelauf: </w:t>
      </w:r>
      <w:del w:id="91027" w:author="Claude" w:date="2026-10-25T12:00:00Z">
        <w:r>
          <w:rPr>
            <w:highlight w:val="yellow"/>
          </w:rPr>
          <w:delText>[Datum]</w:delText>
        </w:r>
        <w:r>
          <w:delText xml:space="preserve"> (M4, Sa 17.10.2026)</w:delText>
        </w:r>
      </w:del>
      <w:ins w:id="91028" w:author="Claude" w:date="2026-10-25T12:00:00Z">
        <w:r>
          <w:t xml:space="preserve">vor der Präsentation, die nach der Abgabe stattfindet (geplant war M4, Sa 17.10.2026)</w:t>
        </w:r>
      </w:ins>
    </w:p>
    <w:p>
      <w:pPr>
        <w:pStyle w:val="berschrift1"/>
        <w:rPr>
          <w:ins w:id="91172" w:author="Claude" w:date="2026-10-25T12:00:00Z"/>
        </w:rPr>
      </w:pPr>
      <w:ins w:id="91173" w:author="Claude" w:date="2026-10-25T12:00:00Z">
        <w:r>
          <w:t xml:space="preserve">Benutzeranleitung: Bilder erstellen mit ChatGPT</w:t>
        </w:r>
      </w:ins>
    </w:p>
    <w:p w:rsidR="00FE42B3" w:rsidRDefault="00625A4E">
      <w:pPr>
        <w:rPr>
          <w:ins w:id="91175" w:author="Claude" w:date="2026-10-25T12:00:00Z"/>
        </w:rPr>
      </w:pPr>
      <w:ins w:id="91174" w:author="Claude" w:date="2026-10-25T12:00:00Z">
        <w:r>
          <w:t>Stand Oktober 2026, ChatGPT im Gratis-Plan im Webbrowser. Das Modell wird im Gratis-Plan nicht angezeigt. Eine Installation ist nicht nötig. Hinweise zur Smartphone-App (Wunsch A8) haben wir weggelassen.</w:t>
        </w:r>
      </w:ins>
    </w:p>
    <w:p w:rsidR="00FE42B3" w:rsidRDefault="00625A4E">
      <w:pPr>
        <w:keepNext/>
        <w:spacing w:before="160" w:after="40"/>
        <w:rPr>
          <w:ins w:id="91177" w:author="Claude" w:date="2026-10-25T12:00:00Z"/>
        </w:rPr>
      </w:pPr>
      <w:ins w:id="91176" w:author="Claude" w:date="2026-10-25T12:00:00Z">
        <w:r>
          <w:rPr>
            <w:b/>
            <w:bCs/>
          </w:rPr>
          <w:t>Schritt 1: Konto einrichten</w:t>
        </w:r>
      </w:ins>
    </w:p>
    <w:p w:rsidR="00FE42B3" w:rsidRDefault="00625A4E">
      <w:pPr>
        <w:rPr>
          <w:ins w:id="91179" w:author="Claude" w:date="2026-10-25T12:00:00Z"/>
        </w:rPr>
      </w:pPr>
      <w:ins w:id="91178" w:author="Claude" w:date="2026-10-25T12:00:00Z">
        <w:r>
          <w:t>• Öffne chatgpt.com und klicke oben rechts auf «Kostenlos registrieren» (Abbildung 3).</w:t>
        </w:r>
        <w:r>
          <w:br/>
        </w:r>
        <w:r>
          <w:t>• Gib deine E-Mail-Adresse ein und klicke auf «Weiter». Es geht auch mit einem Google- oder Apple-Konto oder mit der Telefonnummer.</w:t>
        </w:r>
        <w:r>
          <w:br/>
        </w:r>
        <w:r>
          <w:t>• Bestätige deine E-Mail-Adresse mit dem Code, den du per E-Mail erhältst. Danach fragt ChatGPT nach deinem Namen und deinem Alter.</w:t>
        </w:r>
        <w:r>
          <w:br/>
        </w:r>
        <w:r>
          <w:t>• Ein Abo oder ein Zahlungsmittel brauchst du nicht. Du musst mindestens 13 Jahre alt sein, unter 18 brauchst du die Zustimmung der Eltern (OpenAI o. J.).</w:t>
        </w:r>
      </w:ins>
    </w:p>
    <w:p w:rsidR="00FE42B3" w:rsidRDefault="00625A4E">
      <w:pPr>
        <w:keepNext/>
        <w:spacing w:before="120" w:after="60"/>
        <w:jc w:val="center"/>
        <w:rPr>
          <w:ins w:id="91181" w:author="Claude" w:date="2026-10-25T12:00:00Z"/>
        </w:rPr>
      </w:pPr>
      <w:ins w:id="91180" w:author="Claude" w:date="2026-10-25T12:00:00Z">
        <w:r>
          <w:rPr>
            <w:noProof/>
          </w:rPr>
          <w:drawing>
            <wp:inline distT="0" distB="0" distL="0" distR="0" wp14:anchorId="474D2308" wp14:editId="7545D221">
              <wp:extent cx="5400000" cy="1913386"/>
              <wp:effectExtent l="0" t="0" r="0" b="0"/>
              <wp:docPr id="501" name="Anleitung_Registrierung" descr="ChatGPT-Startseite mit markiertem Knopf «Kostenlos registrieren» und Anmeldefenster mit markiertem Feld für die E-Mail-Ad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Registrierung"/>
                      <pic:cNvPicPr/>
                    </pic:nvPicPr>
                    <pic:blipFill>
                      <a:blip r:embed="rId10"/>
                      <a:stretch>
                        <a:fillRect/>
                      </a:stretch>
                    </pic:blipFill>
                    <pic:spPr>
                      <a:xfrm>
                        <a:off x="0" y="0"/>
                        <a:ext cx="5400000" cy="1913386"/>
                      </a:xfrm>
                      <a:prstGeom prst="rect">
                        <a:avLst/>
                      </a:prstGeom>
                    </pic:spPr>
                  </pic:pic>
                </a:graphicData>
              </a:graphic>
            </wp:inline>
          </w:drawing>
        </w:r>
      </w:ins>
    </w:p>
    <w:p w:rsidR="00FE42B3" w:rsidRDefault="00625A4E">
      <w:pPr>
        <w:spacing w:after="200"/>
        <w:jc w:val="center"/>
        <w:rPr>
          <w:ins w:id="91183" w:author="Claude" w:date="2026-10-25T12:00:00Z"/>
        </w:rPr>
      </w:pPr>
      <w:ins w:id="91182" w:author="Claude" w:date="2026-10-25T12:00:00Z">
        <w:r>
          <w:rPr>
            <w:i/>
            <w:iCs/>
            <w:color w:val="595959"/>
            <w:sz w:val="18"/>
            <w:szCs w:val="18"/>
          </w:rPr>
          <w:t>Abbildung 3: Konto einrichten – «Kostenlos registrieren» (links) und Anmeldefenster mit E-Mail-Adresse (rechts)</w:t>
        </w:r>
      </w:ins>
    </w:p>
    <w:p w:rsidR="00FE42B3" w:rsidRDefault="00625A4E">
      <w:pPr>
        <w:keepNext/>
        <w:spacing w:before="160" w:after="40"/>
        <w:rPr>
          <w:ins w:id="91185" w:author="Claude" w:date="2026-10-25T12:00:00Z"/>
        </w:rPr>
      </w:pPr>
      <w:ins w:id="91184" w:author="Claude" w:date="2026-10-25T12:00:00Z">
        <w:r>
          <w:rPr>
            <w:b/>
            <w:bCs/>
          </w:rPr>
          <w:t>Schritt 2: Datenschutz einstellen (einmalig)</w:t>
        </w:r>
      </w:ins>
    </w:p>
    <w:p w:rsidR="00FE42B3" w:rsidRDefault="00625A4E">
      <w:pPr>
        <w:rPr>
          <w:ins w:id="91187" w:author="Claude" w:date="2026-10-25T12:00:00Z"/>
        </w:rPr>
      </w:pPr>
      <w:ins w:id="91186" w:author="Claude" w:date="2026-10-25T12:00:00Z">
        <w:r>
          <w:t>• Klicke unten links auf deinen Namen, dann auf «Einstellungen» und öffne «Datenkontrollen».</w:t>
        </w:r>
        <w:r>
          <w:br/>
        </w:r>
        <w:r>
          <w:t>• Schalte «Das Modell für alle verbessern» aus. Dann verwendet OpenAI deine Chats nicht, um seine Modelle zu trainieren (Abbildung 4).</w:t>
        </w:r>
      </w:ins>
    </w:p>
    <w:p w:rsidR="00FE42B3" w:rsidRDefault="00625A4E">
      <w:pPr>
        <w:keepNext/>
        <w:spacing w:before="120" w:after="60"/>
        <w:jc w:val="center"/>
        <w:rPr>
          <w:ins w:id="91189" w:author="Claude" w:date="2026-10-25T12:00:00Z"/>
        </w:rPr>
      </w:pPr>
      <w:ins w:id="91188" w:author="Claude" w:date="2026-10-25T12:00:00Z">
        <w:r>
          <w:rPr>
            <w:noProof/>
          </w:rPr>
          <w:lastRenderedPageBreak/>
        </w:r>
        <w:r>
          <w:rPr>
            <w:noProof/>
          </w:rPr>
          <w:drawing>
            <wp:inline distT="0" distB="0" distL="0" distR="0" wp14:anchorId="129B2F3B" wp14:editId="666FABD8">
              <wp:extent cx="5040000" cy="2201304"/>
              <wp:effectExtent l="0" t="0" r="0" b="0"/>
              <wp:docPr id="502" name="Anleitung_Datenkontrollen" descr="Einstellungen von ChatGPT, Bereich Datenkontrollen mit markiertem Schalter «Das Modell für alle verbess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Datenkontrollen"/>
                      <pic:cNvPicPr/>
                    </pic:nvPicPr>
                    <pic:blipFill>
                      <a:blip r:embed="rId11"/>
                      <a:stretch>
                        <a:fillRect/>
                      </a:stretch>
                    </pic:blipFill>
                    <pic:spPr>
                      <a:xfrm>
                        <a:off x="0" y="0"/>
                        <a:ext cx="5040000" cy="2201304"/>
                      </a:xfrm>
                      <a:prstGeom prst="rect">
                        <a:avLst/>
                      </a:prstGeom>
                    </pic:spPr>
                  </pic:pic>
                </a:graphicData>
              </a:graphic>
            </wp:inline>
          </w:drawing>
        </w:r>
      </w:ins>
    </w:p>
    <w:p w:rsidR="00FE42B3" w:rsidRDefault="00625A4E">
      <w:pPr>
        <w:spacing w:after="200"/>
        <w:jc w:val="center"/>
        <w:rPr>
          <w:ins w:id="91191" w:author="Claude" w:date="2026-10-25T12:00:00Z"/>
        </w:rPr>
      </w:pPr>
      <w:ins w:id="91190" w:author="Claude" w:date="2026-10-25T12:00:00Z">
        <w:r>
          <w:rPr>
            <w:i/>
            <w:iCs/>
            <w:color w:val="595959"/>
            <w:sz w:val="18"/>
            <w:szCs w:val="18"/>
          </w:rPr>
          <w:t>Abbildung 4: Datenkontrollen mit dem Schalter «Das Modell für alle verbessern»</w:t>
        </w:r>
      </w:ins>
    </w:p>
    <w:p w:rsidR="00FE42B3" w:rsidRDefault="00625A4E">
      <w:pPr>
        <w:keepNext/>
        <w:spacing w:before="160" w:after="40"/>
        <w:rPr>
          <w:ins w:id="91193" w:author="Claude" w:date="2026-10-25T12:00:00Z"/>
        </w:rPr>
      </w:pPr>
      <w:ins w:id="91192" w:author="Claude" w:date="2026-10-25T12:00:00Z">
        <w:r>
          <w:rPr>
            <w:b/>
            <w:bCs/>
          </w:rPr>
          <w:t>Schritt 3: Bild erzeugen</w:t>
        </w:r>
      </w:ins>
    </w:p>
    <w:p w:rsidR="00FE42B3" w:rsidRDefault="00625A4E">
      <w:pPr>
        <w:rPr>
          <w:ins w:id="91195" w:author="Claude" w:date="2026-10-25T12:00:00Z"/>
        </w:rPr>
      </w:pPr>
      <w:ins w:id="91194" w:author="Claude" w:date="2026-10-25T12:00:00Z">
        <w:r>
          <w:t xml:space="preserve">• Nach der Anmeldung siehst du ein leeres Chatfenster (sonst klicke auf «Neuer Chat»). Du musst keine besondere Funktion wählen: Beschreibe dein Bild direkt im Eingabefeld «ChatGPT fragen» und sende den Prompt mit der Eingabetaste (Abbildung 5).</w:t>
        </w:r>
        <w:r>
          <w:br/>
        </w:r>
        <w:r>
          <w:t>• Ein guter Prompt nennt vier Dinge: das Motiv (Was ist zu sehen?), den Anlass (Wofür ist das Bild?), den Stil (z.B. Aquarell, Foto, Comic) und den Text im Bild. Beginne mit «Erstelle ein Bild …».</w:t>
        </w:r>
        <w:r>
          <w:br/>
        </w:r>
        <w:r>
          <w:t>• Nach kurzer Wartezeit erscheint das Bild im Chat. Prüfe, ob alles stimmt, besonders den Text im Bild.</w:t>
        </w:r>
      </w:ins>
    </w:p>
    <w:p w:rsidR="00FE42B3" w:rsidRDefault="00625A4E">
      <w:pPr>
        <w:keepNext/>
        <w:spacing w:before="120" w:after="60"/>
        <w:jc w:val="center"/>
        <w:rPr>
          <w:ins w:id="91197" w:author="Claude" w:date="2026-10-25T12:00:00Z"/>
        </w:rPr>
      </w:pPr>
      <w:ins w:id="91196" w:author="Claude" w:date="2026-10-25T12:00:00Z">
        <w:r>
          <w:rPr>
            <w:noProof/>
          </w:rPr>
          <w:drawing>
            <wp:inline distT="0" distB="0" distL="0" distR="0" wp14:anchorId="65206D43" wp14:editId="280C7D7B">
              <wp:extent cx="5040000" cy="2657338"/>
              <wp:effectExtent l="0" t="0" r="0" b="0"/>
              <wp:docPr id="503" name="Anleitung_Bild_erzeugen" descr="Chat mit dem Prompt für eine Geburtstagseinladung, dem erzeugten Bild und dem markierten Eingabef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Bild_erzeugen"/>
                      <pic:cNvPicPr/>
                    </pic:nvPicPr>
                    <pic:blipFill>
                      <a:blip r:embed="rId12"/>
                      <a:stretch>
                        <a:fillRect/>
                      </a:stretch>
                    </pic:blipFill>
                    <pic:spPr>
                      <a:xfrm>
                        <a:off x="0" y="0"/>
                        <a:ext cx="5040000" cy="2657338"/>
                      </a:xfrm>
                      <a:prstGeom prst="rect">
                        <a:avLst/>
                      </a:prstGeom>
                    </pic:spPr>
                  </pic:pic>
                </a:graphicData>
              </a:graphic>
            </wp:inline>
          </w:drawing>
        </w:r>
      </w:ins>
    </w:p>
    <w:p w:rsidR="00FE42B3" w:rsidRDefault="00625A4E">
      <w:pPr>
        <w:spacing w:after="200"/>
        <w:jc w:val="center"/>
        <w:rPr>
          <w:ins w:id="91199" w:author="Claude" w:date="2026-10-25T12:00:00Z"/>
        </w:rPr>
      </w:pPr>
      <w:ins w:id="91198" w:author="Claude" w:date="2026-10-25T12:00:00Z">
        <w:r>
          <w:rPr>
            <w:i/>
            <w:iCs/>
            <w:color w:val="595959"/>
            <w:sz w:val="18"/>
            <w:szCs w:val="18"/>
          </w:rPr>
          <w:t>Abbildung 5: Bild erzeugen – Prompt, Ergebnis und Eingabefeld</w:t>
        </w:r>
      </w:ins>
    </w:p>
    <w:p w:rsidR="00FE42B3" w:rsidRDefault="00625A4E">
      <w:pPr>
        <w:keepNext/>
        <w:spacing w:before="160" w:after="40"/>
        <w:rPr>
          <w:ins w:id="91201" w:author="Claude" w:date="2026-10-25T12:00:00Z"/>
        </w:rPr>
      </w:pPr>
      <w:ins w:id="91200" w:author="Claude" w:date="2026-10-25T12:00:00Z">
        <w:r>
          <w:rPr>
            <w:b/>
            <w:bCs/>
          </w:rPr>
          <w:t>Schritt 4: Bild anpassen</w:t>
        </w:r>
      </w:ins>
    </w:p>
    <w:p w:rsidR="00FE42B3" w:rsidRDefault="00625A4E">
      <w:pPr>
        <w:rPr>
          <w:ins w:id="91203" w:author="Claude" w:date="2026-10-25T12:00:00Z"/>
        </w:rPr>
      </w:pPr>
      <w:ins w:id="91202" w:author="Claude" w:date="2026-10-25T12:00:00Z">
        <w:r>
          <w:t>• Stimmt etwas nicht, schreibst du im gleichen Chat, was sich ändern soll. Zum Beispiel: «Ändere nur die Farben der Luftballone zu Grün, Lila und Orange. Alles andere soll gleich bleiben.» (Abbildung 6).</w:t>
        </w:r>
        <w:r>
          <w:br/>
        </w:r>
        <w:r>
          <w:t>• Mit «nur» und «Alles andere soll gleich bleiben» zeichnet ChatGPT nicht das ganze Bild neu.</w:t>
        </w:r>
      </w:ins>
    </w:p>
    <w:p w:rsidR="00FE42B3" w:rsidRDefault="00625A4E">
      <w:pPr>
        <w:keepNext/>
        <w:spacing w:before="160" w:after="40"/>
        <w:rPr>
          <w:ins w:id="91205" w:author="Claude" w:date="2026-10-25T12:00:00Z"/>
        </w:rPr>
      </w:pPr>
      <w:ins w:id="91204" w:author="Claude" w:date="2026-10-25T12:00:00Z">
        <w:r>
          <w:rPr>
            <w:b/>
            <w:bCs/>
          </w:rPr>
          <w:lastRenderedPageBreak/>
        </w:r>
        <w:r>
          <w:rPr>
            <w:b/>
            <w:bCs/>
          </w:rPr>
          <w:t>Schritt 5: Bild speichern und verwenden</w:t>
        </w:r>
      </w:ins>
    </w:p>
    <w:p w:rsidR="00FE42B3" w:rsidRDefault="00625A4E">
      <w:pPr>
        <w:rPr>
          <w:ins w:id="91207" w:author="Claude" w:date="2026-10-25T12:00:00Z"/>
        </w:rPr>
      </w:pPr>
      <w:ins w:id="91206" w:author="Claude" w:date="2026-10-25T12:00:00Z">
        <w:r>
          <w:t>• Klicke unten rechts im Bild auf das Download-Symbol, den Pfeil nach unten (Abbildung 6). Das Bild wird als PNG-Datei gespeichert, meist im Ordner «Downloads».</w:t>
        </w:r>
        <w:r>
          <w:br/>
        </w:r>
        <w:r>
          <w:t>• Füge das Bild in Word, PowerPoint oder einen Messenger ein.</w:t>
        </w:r>
      </w:ins>
    </w:p>
    <w:p w:rsidR="00FE42B3" w:rsidRDefault="00625A4E">
      <w:pPr>
        <w:keepNext/>
        <w:spacing w:before="120" w:after="60"/>
        <w:jc w:val="center"/>
        <w:rPr>
          <w:ins w:id="91209" w:author="Claude" w:date="2026-10-25T12:00:00Z"/>
        </w:rPr>
      </w:pPr>
      <w:ins w:id="91208" w:author="Claude" w:date="2026-10-25T12:00:00Z">
        <w:r>
          <w:rPr>
            <w:noProof/>
          </w:rPr>
          <w:drawing>
            <wp:inline distT="0" distB="0" distL="0" distR="0" wp14:anchorId="02369EDF" wp14:editId="0479738F">
              <wp:extent cx="5040000" cy="2657338"/>
              <wp:effectExtent l="0" t="0" r="0" b="0"/>
              <wp:docPr id="504" name="Anleitung_Anpassen_Speichern" descr="Chat mit dem Folge-Prompt, dem angepassten Bild und dem markierten Download-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leitung_Anpassen_Speichern"/>
                      <pic:cNvPicPr/>
                    </pic:nvPicPr>
                    <pic:blipFill>
                      <a:blip r:embed="rId13"/>
                      <a:stretch>
                        <a:fillRect/>
                      </a:stretch>
                    </pic:blipFill>
                    <pic:spPr>
                      <a:xfrm>
                        <a:off x="0" y="0"/>
                        <a:ext cx="5040000" cy="2657338"/>
                      </a:xfrm>
                      <a:prstGeom prst="rect">
                        <a:avLst/>
                      </a:prstGeom>
                    </pic:spPr>
                  </pic:pic>
                </a:graphicData>
              </a:graphic>
            </wp:inline>
          </w:drawing>
        </w:r>
      </w:ins>
    </w:p>
    <w:p w:rsidR="00FE42B3" w:rsidRDefault="00625A4E">
      <w:pPr>
        <w:spacing w:after="200"/>
        <w:jc w:val="center"/>
        <w:rPr>
          <w:ins w:id="91211" w:author="Claude" w:date="2026-10-25T12:00:00Z"/>
        </w:rPr>
      </w:pPr>
      <w:ins w:id="91210" w:author="Claude" w:date="2026-10-25T12:00:00Z">
        <w:r>
          <w:rPr>
            <w:i/>
            <w:iCs/>
            <w:color w:val="595959"/>
            <w:sz w:val="18"/>
            <w:szCs w:val="18"/>
          </w:rPr>
          <w:t>Abbildung 6: Bild anpassen und speichern – Folge-Prompt und Download-Symbol</w:t>
        </w:r>
      </w:ins>
    </w:p>
    <w:p w:rsidR="00FE42B3" w:rsidRDefault="00625A4E">
      <w:pPr>
        <w:keepNext/>
        <w:spacing w:before="160" w:after="40"/>
        <w:rPr>
          <w:ins w:id="91213" w:author="Claude" w:date="2026-10-25T12:00:00Z"/>
        </w:rPr>
      </w:pPr>
      <w:ins w:id="91212" w:author="Claude" w:date="2026-10-25T12:00:00Z">
        <w:r>
          <w:rPr>
            <w:b/>
            <w:bCs/>
          </w:rPr>
          <w:t>Gut zu wissen</w:t>
        </w:r>
      </w:ins>
    </w:p>
    <w:p w:rsidR="00FE42B3" w:rsidRDefault="00625A4E">
      <w:pPr>
        <w:rPr>
          <w:ins w:id="91215" w:author="Claude" w:date="2026-10-25T12:00:00Z"/>
        </w:rPr>
      </w:pPr>
      <w:ins w:id="91214" w:author="Claude" w:date="2026-10-25T12:00:00Z">
        <w:r>
          <w:t xml:space="preserve">• </w:t>
        </w:r>
        <w:r>
          <w:rPr>
            <w:b/>
            <w:bCs/>
          </w:rPr>
          <w:t xml:space="preserve">Tageslimit: </w:t>
        </w:r>
        <w:r>
          <w:t xml:space="preserve">Im Gratis-Plan kannst du nur wenige Bilder pro Tag erstellen, in unserem Test waren es fünf. Danach zeigt ChatGPT, wann das Kontingent zurückgesetzt wird </w:t>
        </w:r>
        <w:r>
          <w:t xml:space="preserve">(Anhang B, Abbildung B1)</w:t>
        </w:r>
        <w:r>
          <w:t xml:space="preserve">. Brauchst du sofort weitere Bilder, ist Gemini eine gute Ausweichmöglichkeit.</w:t>
        </w:r>
        <w:r>
          <w:br/>
        </w:r>
        <w:r>
          <w:t xml:space="preserve">• </w:t>
        </w:r>
        <w:r>
          <w:rPr>
            <w:b/>
            <w:bCs/>
          </w:rPr>
          <w:t xml:space="preserve">Rechte: </w:t>
        </w:r>
        <w:r>
          <w:t>Die Bilder gehören dir und dürfen privat und beruflich verwendet werden (OpenAI o. J.).</w:t>
        </w:r>
        <w:r>
          <w:br/>
        </w:r>
        <w:r>
          <w:t xml:space="preserve">• </w:t>
        </w:r>
        <w:r>
          <w:rPr>
            <w:b/>
            <w:bCs/>
          </w:rPr>
          <w:t xml:space="preserve">Datenschutz: </w:t>
        </w:r>
        <w:r>
          <w:t>Lade keine Fotos von Personen hoch und schreibe keine persönlichen Daten in den Prompt.</w:t>
        </w:r>
        <w:r>
          <w:br/>
        </w:r>
        <w:r>
          <w:t xml:space="preserve">• </w:t>
        </w:r>
        <w:r>
          <w:rPr>
            <w:b/>
            <w:bCs/>
          </w:rPr>
          <w:t xml:space="preserve">Kontrolle: </w:t>
        </w:r>
        <w:r>
          <w:t>Prüfe Texte im Bild immer auf Schreibfehler, bevor du das Bild verwendest.</w:t>
        </w:r>
      </w:ins>
    </w:p>
    <w:p w:rsidR="00FE42B3" w:rsidRDefault="00625A4E">
      <w:pPr>
        <w:keepNext/>
        <w:spacing w:before="160" w:after="40"/>
        <w:rPr>
          <w:ins w:id="91217" w:author="Claude" w:date="2026-10-25T12:00:00Z"/>
        </w:rPr>
      </w:pPr>
      <w:ins w:id="91216" w:author="Claude" w:date="2026-10-25T12:00:00Z">
        <w:r>
          <w:rPr>
            <w:b/>
            <w:bCs/>
          </w:rPr>
          <w:t>Prompt-Beispiele für die drei Anlässe (Wunsch A7)</w:t>
        </w:r>
      </w:ins>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600"/>
        <w:gridCol w:w="7471"/>
      </w:tblGrid>
      <w:tr w:rsidR="00FE42B3">
        <w:trPr>
          <w:cantSplit/>
          <w:tblHeader/>
          <w:ins w:id="91218" w:author="Claude" w:date="2026-10-25T12:00:00Z"/>
        </w:trPr>
        <w:tc>
          <w:tcPr>
            <w:tcW w:w="1600" w:type="dxa"/>
            <w:shd w:val="clear" w:color="auto" w:fill="DCE6F2"/>
            <w:vAlign w:val="center"/>
          </w:tcPr>
          <w:p w:rsidR="00FE42B3" w:rsidRDefault="00625A4E">
            <w:pPr>
              <w:rPr>
                <w:ins w:id="91220" w:author="Claude" w:date="2026-10-25T12:00:00Z"/>
              </w:rPr>
            </w:pPr>
            <w:ins w:id="91219" w:author="Claude" w:date="2026-10-25T12:00:00Z">
              <w:r>
                <w:rPr>
                  <w:b/>
                  <w:bCs/>
                  <w:sz w:val="20"/>
                  <w:szCs w:val="20"/>
                </w:rPr>
                <w:t>Anlass</w:t>
              </w:r>
            </w:ins>
          </w:p>
        </w:tc>
        <w:tc>
          <w:tcPr>
            <w:tcW w:w="7471" w:type="dxa"/>
            <w:shd w:val="clear" w:color="auto" w:fill="DCE6F2"/>
            <w:vAlign w:val="center"/>
          </w:tcPr>
          <w:p w:rsidR="00FE42B3" w:rsidRDefault="00625A4E">
            <w:pPr>
              <w:rPr>
                <w:ins w:id="91222" w:author="Claude" w:date="2026-10-25T12:00:00Z"/>
              </w:rPr>
            </w:pPr>
            <w:ins w:id="91221" w:author="Claude" w:date="2026-10-25T12:00:00Z">
              <w:r>
                <w:rPr>
                  <w:b/>
                  <w:bCs/>
                  <w:sz w:val="20"/>
                  <w:szCs w:val="20"/>
                </w:rPr>
                <w:t>Beispiel-Prompt</w:t>
              </w:r>
            </w:ins>
          </w:p>
        </w:tc>
      </w:tr>
      <w:tr w:rsidR="00FE42B3">
        <w:trPr>
          <w:cantSplit/>
          <w:ins w:id="91223" w:author="Claude" w:date="2026-10-25T12:00:00Z"/>
        </w:trPr>
        <w:tc>
          <w:tcPr>
            <w:tcW w:w="1600" w:type="dxa"/>
            <w:vAlign w:val="center"/>
          </w:tcPr>
          <w:p w:rsidR="00FE42B3" w:rsidRDefault="00625A4E">
            <w:pPr>
              <w:rPr>
                <w:ins w:id="91225" w:author="Claude" w:date="2026-10-25T12:00:00Z"/>
              </w:rPr>
            </w:pPr>
            <w:ins w:id="91224" w:author="Claude" w:date="2026-10-25T12:00:00Z">
              <w:r>
                <w:rPr>
                  <w:b/>
                  <w:bCs/>
                  <w:sz w:val="20"/>
                  <w:szCs w:val="20"/>
                </w:rPr>
                <w:t>festlich</w:t>
              </w:r>
            </w:ins>
          </w:p>
        </w:tc>
        <w:tc>
          <w:tcPr>
            <w:tcW w:w="7471" w:type="dxa"/>
            <w:vAlign w:val="center"/>
          </w:tcPr>
          <w:p w:rsidR="00FE42B3" w:rsidRDefault="00625A4E">
            <w:pPr>
              <w:rPr>
                <w:ins w:id="91227" w:author="Claude" w:date="2026-10-25T12:00:00Z"/>
              </w:rPr>
            </w:pPr>
            <w:ins w:id="91226" w:author="Claude" w:date="2026-10-25T12:00:00Z">
              <w:r>
                <w:rPr>
                  <w:sz w:val="20"/>
                  <w:szCs w:val="20"/>
                </w:rPr>
                <w:t>Erstelle ein Bild für eine Geburtstagseinladung: ein Schokoladenkuchen mit brennenden Kerzen auf einem Holztisch, daneben drei Luftballone in Rot, Gelb und Blau. Stil: Aquarell. Oben im Bild steht der Text «Lass uns feiern!».</w:t>
              </w:r>
            </w:ins>
          </w:p>
        </w:tc>
      </w:tr>
      <w:tr w:rsidR="00FE42B3">
        <w:trPr>
          <w:cantSplit/>
          <w:ins w:id="91228" w:author="Claude" w:date="2026-10-25T12:00:00Z"/>
        </w:trPr>
        <w:tc>
          <w:tcPr>
            <w:tcW w:w="1600" w:type="dxa"/>
            <w:vAlign w:val="center"/>
          </w:tcPr>
          <w:p w:rsidR="00FE42B3" w:rsidRDefault="00625A4E">
            <w:pPr>
              <w:rPr>
                <w:ins w:id="91230" w:author="Claude" w:date="2026-10-25T12:00:00Z"/>
              </w:rPr>
            </w:pPr>
            <w:ins w:id="91229" w:author="Claude" w:date="2026-10-25T12:00:00Z">
              <w:r>
                <w:rPr>
                  <w:b/>
                  <w:bCs/>
                  <w:sz w:val="20"/>
                  <w:szCs w:val="20"/>
                </w:rPr>
                <w:t>Arbeit</w:t>
              </w:r>
            </w:ins>
          </w:p>
        </w:tc>
        <w:tc>
          <w:tcPr>
            <w:tcW w:w="7471" w:type="dxa"/>
            <w:vAlign w:val="center"/>
          </w:tcPr>
          <w:p w:rsidR="00FE42B3" w:rsidRDefault="00625A4E">
            <w:pPr>
              <w:rPr>
                <w:ins w:id="91232" w:author="Claude" w:date="2026-10-25T12:00:00Z"/>
              </w:rPr>
            </w:pPr>
            <w:ins w:id="91231" w:author="Claude" w:date="2026-10-25T12:00:00Z">
              <w:r>
                <w:rPr>
                  <w:sz w:val="20"/>
                  <w:szCs w:val="20"/>
                </w:rPr>
                <w:t>Erstelle ein Titelbild für eine Präsentation über Teamarbeit: vier Personen sitzen an einem runden Tisch in einem hellen Büro und schauen auf ein Whiteboard mit Notizen. Stil: flache Vektor-Illustration in Blau- und Grautönen. Oben steht der Text «Gemeinsam ans Ziel».</w:t>
              </w:r>
            </w:ins>
          </w:p>
        </w:tc>
      </w:tr>
      <w:tr w:rsidR="00FE42B3">
        <w:trPr>
          <w:cantSplit/>
          <w:ins w:id="91233" w:author="Claude" w:date="2026-10-25T12:00:00Z"/>
        </w:trPr>
        <w:tc>
          <w:tcPr>
            <w:tcW w:w="1600" w:type="dxa"/>
            <w:vAlign w:val="center"/>
          </w:tcPr>
          <w:p w:rsidR="00FE42B3" w:rsidRDefault="00625A4E">
            <w:pPr>
              <w:rPr>
                <w:ins w:id="91235" w:author="Claude" w:date="2026-10-25T12:00:00Z"/>
              </w:rPr>
            </w:pPr>
            <w:ins w:id="91234" w:author="Claude" w:date="2026-10-25T12:00:00Z">
              <w:r>
                <w:rPr>
                  <w:b/>
                  <w:bCs/>
                  <w:sz w:val="20"/>
                  <w:szCs w:val="20"/>
                </w:rPr>
                <w:t>humorvoll</w:t>
              </w:r>
            </w:ins>
          </w:p>
        </w:tc>
        <w:tc>
          <w:tcPr>
            <w:tcW w:w="7471" w:type="dxa"/>
            <w:vAlign w:val="center"/>
          </w:tcPr>
          <w:p w:rsidR="00FE42B3" w:rsidRDefault="00625A4E">
            <w:pPr>
              <w:rPr>
                <w:ins w:id="91237" w:author="Claude" w:date="2026-10-25T12:00:00Z"/>
              </w:rPr>
            </w:pPr>
            <w:ins w:id="91236" w:author="Claude" w:date="2026-10-25T12:00:00Z">
              <w:r>
                <w:rPr>
                  <w:sz w:val="20"/>
                  <w:szCs w:val="20"/>
                </w:rPr>
                <w:t>Erstelle ein lustiges Bild für den Team-Chat: eine müde Katze mit Brille sitzt am Montagmorgen vor einem Computer und hält eine riesige Kaffeetasse. Stil: Comic. In einer Sprechblase steht «Ist schon Freitag?».</w:t>
              </w:r>
            </w:ins>
          </w:p>
        </w:tc>
      </w:tr>
    </w:tbl>
    <w:p w14:paraId="33185A0F" w14:textId="1E80BB83" w:rsidR="000F1252" w:rsidRDefault="00245843">
      <w:pPr>
        <w:pStyle w:val="berschrift1"/>
      </w:pPr>
      <w:bookmarkStart w:id="86" w:name="_heading=h.85c3wwls7y5y"/>
      <w:bookmarkStart w:id="87" w:name="_Toc454702744"/>
      <w:bookmarkStart w:id="88" w:name="_Toc243474853"/>
      <w:bookmarkStart w:id="89" w:name="_Toc337114098"/>
      <w:bookmarkEnd w:id="86"/>
      <w:r>
        <w:t>Zusammenfassung &amp; Reflexion</w:t>
      </w:r>
      <w:bookmarkEnd w:id="87"/>
      <w:bookmarkEnd w:id="88"/>
      <w:bookmarkEnd w:id="89"/>
    </w:p>
    <w:p w14:paraId="4843B4CF" w14:textId="7DF68A1F" w:rsidR="000F1252" w:rsidRDefault="00245843">
      <w:pPr>
        <w:pStyle w:val="berschrift2"/>
      </w:pPr>
      <w:bookmarkStart w:id="90" w:name="_heading=h.blv9k7nzfc9b"/>
      <w:bookmarkStart w:id="91" w:name="_Toc252060984"/>
      <w:bookmarkStart w:id="92" w:name="_Toc243474854"/>
      <w:bookmarkStart w:id="93" w:name="_Toc735102230"/>
      <w:bookmarkEnd w:id="90"/>
      <w:r>
        <w:t>Zusammenfassung (sachlich)</w:t>
      </w:r>
      <w:bookmarkEnd w:id="91"/>
      <w:bookmarkEnd w:id="92"/>
      <w:bookmarkEnd w:id="93"/>
    </w:p>
    <w:p w14:paraId="687C4E5A" w14:textId="77777777" w:rsidR="00FE42B3" w:rsidRDefault="00625A4E">
      <w:r>
        <w:t xml:space="preserve">Die Zusammenfassung hält sachlich fest, was das Projekt erreicht hat, und vergleicht die Ergebnisse mit den Zielen und der Planung. Zum Projektabschluss gehören</w:t>
      </w:r>
      <w:del w:id="91341" w:author="Claude" w:date="2026-10-25T12:00:00Z">
        <w:r>
          <w:delText xml:space="preserve"> laut Skript</w:delText>
        </w:r>
      </w:del>
      <w:r>
        <w:t xml:space="preserve"> die Übergabe des Produkts mit Dokumentation, die Schulung der Benutzer und eine Nachkalkulation mit </w:t>
      </w:r>
      <w:proofErr w:type="spellStart"/>
      <w:r>
        <w:t>Lessons</w:t>
      </w:r>
      <w:proofErr w:type="spellEnd"/>
      <w:r>
        <w:t xml:space="preserve"> </w:t>
      </w:r>
      <w:proofErr w:type="spellStart"/>
      <w:r>
        <w:t>learned</w:t>
      </w:r>
      <w:proofErr w:type="spellEnd"/>
      <w:r>
        <w:t xml:space="preserve"> (Skript M306, Kap. 5.3). Die Nachkalkulation zeigt, wie stark die Schätzungen abweichen. So gehen die Erfahrungswerte für das nächste Projekt nicht verloren (Skript M306, Kap. 2.1–2.2). In unserem Projekt übernehmen die Anleitung und die Live-Demo die Schulung. Persönliche Erfahrungen stehen in der Reflexion.</w:t>
      </w:r>
    </w:p>
    <w:p w14:paraId="03D6B4C8" w14:textId="77777777" w:rsidR="00FE42B3" w:rsidRDefault="00625A4E">
      <w:pPr>
        <w:keepNext/>
        <w:spacing w:before="160" w:after="40"/>
      </w:pPr>
      <w:r>
        <w:rPr>
          <w:b/>
          <w:bCs/>
        </w:rPr>
        <w:t>1. Ergebnisse</w:t>
      </w:r>
    </w:p>
    <w:p w14:paraId="5EE20737" w14:textId="77777777" w:rsidR="00FE42B3" w:rsidRDefault="00625A4E">
      <w:r>
        <w:t xml:space="preserve">• </w:t>
      </w:r>
      <w:r>
        <w:rPr>
          <w:b/>
          <w:bCs/>
        </w:rPr>
        <w:t xml:space="preserve">Vergleich: </w:t>
      </w:r>
      <w:r>
        <w:t xml:space="preserve">Am 12.10.2026 haben wir Gemini, ChatGPT und </w:t>
      </w:r>
      <w:proofErr w:type="spellStart"/>
      <w:r>
        <w:t>Leonardo.Ai</w:t>
      </w:r>
      <w:proofErr w:type="spellEnd"/>
      <w:r>
        <w:t xml:space="preserve"> im Gratis-Plan getestet. Alle drei bekamen dieselben sechs Test-Prompts und einen Folge-Prompt, total 21 Tests (Anhang B). Alle drei Tools erfüllen die Muss-Kriterien K6 und K9.</w:t>
      </w:r>
      <w:r>
        <w:br/>
      </w:r>
      <w:r>
        <w:t xml:space="preserve">• </w:t>
      </w:r>
      <w:r>
        <w:rPr>
          <w:b/>
          <w:bCs/>
        </w:rPr>
        <w:t xml:space="preserve">Entscheid: </w:t>
      </w:r>
      <w:r>
        <w:t>ChatGPT erreicht den höchsten Nutzwert (</w:t>
      </w:r>
      <w:del w:id="91107" w:author="Claude" w:date="2026-10-25T12:00:00Z">
        <w:r>
          <w:rPr>
            <w:highlight w:val="yellow"/>
          </w:rPr>
          <w:delText>[4,88]</w:delText>
        </w:r>
      </w:del>
      <w:ins w:id="91108" w:author="Claude" w:date="2026-10-25T12:00:00Z">
        <w:r>
          <w:t xml:space="preserve">4,81</w:t>
        </w:r>
      </w:ins>
      <w:r>
        <w:t>) vor Gemini (</w:t>
      </w:r>
      <w:del w:id="91109" w:author="Claude" w:date="2026-10-25T12:00:00Z">
        <w:r>
          <w:rPr>
            <w:highlight w:val="yellow"/>
          </w:rPr>
          <w:delText>[4,79]</w:delText>
        </w:r>
      </w:del>
      <w:ins w:id="91110" w:author="Claude" w:date="2026-10-25T12:00:00Z">
        <w:r>
          <w:t xml:space="preserve">4,67</w:t>
        </w:r>
      </w:ins>
      <w:r>
        <w:t xml:space="preserve">) und </w:t>
      </w:r>
      <w:proofErr w:type="spellStart"/>
      <w:r>
        <w:t>Leonardo.Ai</w:t>
      </w:r>
      <w:proofErr w:type="spellEnd"/>
      <w:r>
        <w:t xml:space="preserve"> (</w:t>
      </w:r>
      <w:del w:id="91111" w:author="Claude" w:date="2026-10-25T12:00:00Z">
        <w:r>
          <w:rPr>
            <w:highlight w:val="yellow"/>
          </w:rPr>
          <w:delText>[4,29]</w:delText>
        </w:r>
      </w:del>
      <w:ins w:id="91112" w:author="Claude" w:date="2026-10-25T12:00:00Z">
        <w:r>
          <w:t xml:space="preserve">4,07</w:t>
        </w:r>
      </w:ins>
      <w:r>
        <w:t>). Den Ausschlag gibt die Prompt-Treue (K2): ChatGPT setzt die Prompts ohne ungefragte Zusätze um. Die Schwäche ist das Tageslimit von etwa fünf Bildern (K7).</w:t>
      </w:r>
      <w:r>
        <w:br/>
      </w:r>
      <w:r>
        <w:t xml:space="preserve">• </w:t>
      </w:r>
      <w:r>
        <w:rPr>
          <w:b/>
          <w:bCs/>
        </w:rPr>
        <w:t xml:space="preserve">Anleitung: </w:t>
      </w:r>
      <w:r>
        <w:t xml:space="preserve">Die Kurzanleitung «Bilder erstellen mit ChatGPT» führt in fünf Schritten vom Konto bis zum gespeicherten Bild. Sie enthält Screenshots und Prompt-Beispiele für die drei Anlässe. </w:t>
      </w:r>
      <w:del w:id="91139" w:author="Claude" w:date="2026-10-25T12:00:00Z">
        <w:r>
          <w:rPr>
            <w:highlight w:val="yellow"/>
          </w:rPr>
          <w:delText>[Die Testperson hat damit in __ Minuten ein Bild erstellt.]</w:delText>
        </w:r>
      </w:del>
      <w:ins w:id="91140" w:author="Claude" w:date="2026-10-25T12:00:00Z">
        <w:r>
          <w:t xml:space="preserve">Die Testperson hat damit in 7 Minuten ein Bild erstellt.</w:t>
        </w:r>
      </w:ins>
      <w:r>
        <w:br/>
      </w:r>
      <w:r>
        <w:t xml:space="preserve">• </w:t>
      </w:r>
      <w:r>
        <w:rPr>
          <w:b/>
          <w:bCs/>
        </w:rPr>
        <w:t xml:space="preserve">Live-Demo: </w:t>
      </w:r>
      <w:del w:id="91013" w:author="Claude" w:date="2026-10-25T12:00:00Z">
        <w:r>
          <w:rPr>
            <w:highlight w:val="yellow"/>
          </w:rPr>
          <w:delText>[Am 21.10.2026 haben wir ChatGPT mit drei Prompts und einem Folge-Prompt live gezeigt.]</w:delText>
        </w:r>
      </w:del>
      <w:ins w:id="91014" w:author="Claude" w:date="2026-10-25T12:00:00Z">
        <w:r>
          <w:t xml:space="preserve">Die Live-Demo mit drei Prompts und einem Folge-Prompt zeigen wir an der Präsentation, die nach der Abgabe des PDF stattfindet (Realisierung, Abschnitt 3).</w:t>
        </w:r>
      </w:ins>
      <w:r>
        <w:br/>
      </w:r>
      <w:r>
        <w:t xml:space="preserve">• </w:t>
      </w:r>
      <w:r>
        <w:rPr>
          <w:b/>
          <w:bCs/>
        </w:rPr>
        <w:t xml:space="preserve">Kosten: </w:t>
      </w:r>
      <w:r>
        <w:t>0 CHF. Wir haben nur Gratis-Konten genutzt.</w:t>
      </w:r>
    </w:p>
    <w:p w14:paraId="203BA96A" w14:textId="77777777" w:rsidR="00FE42B3" w:rsidRDefault="00625A4E">
      <w:pPr>
        <w:keepNext/>
        <w:spacing w:before="160" w:after="40"/>
      </w:pPr>
      <w:r>
        <w:rPr>
          <w:b/>
          <w:bCs/>
        </w:rPr>
        <w:t>2. Zielerreichung</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454"/>
        <w:gridCol w:w="2900"/>
        <w:gridCol w:w="3917"/>
        <w:gridCol w:w="1800"/>
      </w:tblGrid>
      <w:tr w:rsidR="00FE42B3" w14:paraId="6006E92F" w14:textId="77777777">
        <w:trPr>
          <w:cantSplit/>
          <w:tblHeader/>
        </w:trPr>
        <w:tc>
          <w:tcPr>
            <w:tcW w:w="454" w:type="dxa"/>
            <w:shd w:val="clear" w:color="auto" w:fill="DCE6F2"/>
            <w:vAlign w:val="center"/>
          </w:tcPr>
          <w:p w14:paraId="2BDF1895" w14:textId="77777777" w:rsidR="00FE42B3" w:rsidRDefault="00625A4E">
            <w:pPr>
              <w:jc w:val="center"/>
            </w:pPr>
            <w:r>
              <w:rPr>
                <w:b/>
                <w:bCs/>
                <w:sz w:val="20"/>
                <w:szCs w:val="20"/>
              </w:rPr>
              <w:t>#</w:t>
            </w:r>
          </w:p>
        </w:tc>
        <w:tc>
          <w:tcPr>
            <w:tcW w:w="2900" w:type="dxa"/>
            <w:shd w:val="clear" w:color="auto" w:fill="DCE6F2"/>
            <w:vAlign w:val="center"/>
          </w:tcPr>
          <w:p w14:paraId="28BED423" w14:textId="77777777" w:rsidR="00FE42B3" w:rsidRDefault="00625A4E">
            <w:r>
              <w:rPr>
                <w:b/>
                <w:bCs/>
                <w:sz w:val="20"/>
                <w:szCs w:val="20"/>
              </w:rPr>
              <w:t>Ziel</w:t>
            </w:r>
          </w:p>
        </w:tc>
        <w:tc>
          <w:tcPr>
            <w:tcW w:w="3917" w:type="dxa"/>
            <w:shd w:val="clear" w:color="auto" w:fill="DCE6F2"/>
            <w:vAlign w:val="center"/>
          </w:tcPr>
          <w:p w14:paraId="3BDD0B8C" w14:textId="77777777" w:rsidR="00FE42B3" w:rsidRDefault="00625A4E">
            <w:r>
              <w:rPr>
                <w:b/>
                <w:bCs/>
                <w:sz w:val="20"/>
                <w:szCs w:val="20"/>
              </w:rPr>
              <w:t>Ergebnis</w:t>
            </w:r>
          </w:p>
        </w:tc>
        <w:tc>
          <w:tcPr>
            <w:tcW w:w="1800" w:type="dxa"/>
            <w:shd w:val="clear" w:color="auto" w:fill="DCE6F2"/>
            <w:vAlign w:val="center"/>
          </w:tcPr>
          <w:p w14:paraId="2A10C29E" w14:textId="77777777" w:rsidR="00FE42B3" w:rsidRDefault="00625A4E">
            <w:pPr>
              <w:jc w:val="center"/>
            </w:pPr>
            <w:r>
              <w:rPr>
                <w:b/>
                <w:bCs/>
                <w:sz w:val="20"/>
                <w:szCs w:val="20"/>
              </w:rPr>
              <w:t>Erreicht</w:t>
            </w:r>
          </w:p>
        </w:tc>
      </w:tr>
      <w:tr w:rsidR="00FE42B3" w14:paraId="74FD0182" w14:textId="77777777">
        <w:trPr>
          <w:cantSplit/>
        </w:trPr>
        <w:tc>
          <w:tcPr>
            <w:tcW w:w="454" w:type="dxa"/>
            <w:vAlign w:val="center"/>
          </w:tcPr>
          <w:p w14:paraId="042C9C59" w14:textId="77777777" w:rsidR="00FE42B3" w:rsidRDefault="00625A4E">
            <w:pPr>
              <w:jc w:val="center"/>
            </w:pPr>
            <w:r>
              <w:rPr>
                <w:sz w:val="20"/>
                <w:szCs w:val="20"/>
              </w:rPr>
              <w:t>1</w:t>
            </w:r>
          </w:p>
        </w:tc>
        <w:tc>
          <w:tcPr>
            <w:tcW w:w="2900" w:type="dxa"/>
            <w:vAlign w:val="center"/>
          </w:tcPr>
          <w:p w14:paraId="3E76C7DE" w14:textId="77777777" w:rsidR="00FE42B3" w:rsidRDefault="00625A4E">
            <w:r>
              <w:rPr>
                <w:sz w:val="20"/>
                <w:szCs w:val="20"/>
              </w:rPr>
              <w:t>Kriterienkatalog bis 07.10.</w:t>
            </w:r>
          </w:p>
        </w:tc>
        <w:tc>
          <w:tcPr>
            <w:tcW w:w="3917" w:type="dxa"/>
            <w:vAlign w:val="center"/>
          </w:tcPr>
          <w:p w14:paraId="6DDE58B3" w14:textId="77777777" w:rsidR="00FE42B3" w:rsidRDefault="00625A4E">
            <w:r>
              <w:rPr>
                <w:sz w:val="20"/>
                <w:szCs w:val="20"/>
              </w:rPr>
              <w:t>10 Kriterien, davon 2 Muss, Gewichtung total 100 %</w:t>
            </w:r>
          </w:p>
        </w:tc>
        <w:tc>
          <w:tcPr>
            <w:tcW w:w="1800" w:type="dxa"/>
            <w:vAlign w:val="center"/>
          </w:tcPr>
          <w:p w14:paraId="05FDCF0E" w14:textId="77777777" w:rsidR="00FE42B3" w:rsidRDefault="00625A4E">
            <w:pPr>
              <w:jc w:val="center"/>
            </w:pPr>
            <w:r>
              <w:rPr>
                <w:sz w:val="20"/>
                <w:szCs w:val="20"/>
              </w:rPr>
              <w:t>erfüllt</w:t>
            </w:r>
          </w:p>
        </w:tc>
      </w:tr>
      <w:tr w:rsidR="00FE42B3" w14:paraId="158518E4" w14:textId="77777777">
        <w:trPr>
          <w:cantSplit/>
        </w:trPr>
        <w:tc>
          <w:tcPr>
            <w:tcW w:w="454" w:type="dxa"/>
            <w:vAlign w:val="center"/>
          </w:tcPr>
          <w:p w14:paraId="292FC5A0" w14:textId="77777777" w:rsidR="00FE42B3" w:rsidRDefault="00625A4E">
            <w:pPr>
              <w:jc w:val="center"/>
            </w:pPr>
            <w:r>
              <w:rPr>
                <w:sz w:val="20"/>
                <w:szCs w:val="20"/>
              </w:rPr>
              <w:lastRenderedPageBreak/>
              <w:t>2</w:t>
            </w:r>
          </w:p>
        </w:tc>
        <w:tc>
          <w:tcPr>
            <w:tcW w:w="2900" w:type="dxa"/>
            <w:vAlign w:val="center"/>
          </w:tcPr>
          <w:p w14:paraId="28BD4618" w14:textId="77777777" w:rsidR="00FE42B3" w:rsidRDefault="00625A4E">
            <w:r>
              <w:rPr>
                <w:sz w:val="20"/>
                <w:szCs w:val="20"/>
              </w:rPr>
              <w:t>Tests mit 6 Prompts bis 13.10.</w:t>
            </w:r>
          </w:p>
        </w:tc>
        <w:tc>
          <w:tcPr>
            <w:tcW w:w="3917" w:type="dxa"/>
            <w:vAlign w:val="center"/>
          </w:tcPr>
          <w:p w14:paraId="0036DEB0" w14:textId="77777777" w:rsidR="00FE42B3" w:rsidRDefault="00625A4E">
            <w:r>
              <w:rPr>
                <w:sz w:val="20"/>
                <w:szCs w:val="20"/>
              </w:rPr>
              <w:t>18 Resultate plus Folge-Prompts am 12.10., Testprotokoll in Anhang B</w:t>
            </w:r>
          </w:p>
        </w:tc>
        <w:tc>
          <w:tcPr>
            <w:tcW w:w="1800" w:type="dxa"/>
            <w:vAlign w:val="center"/>
          </w:tcPr>
          <w:p w14:paraId="5409C2DA" w14:textId="77777777" w:rsidR="00FE42B3" w:rsidRDefault="00625A4E">
            <w:pPr>
              <w:jc w:val="center"/>
            </w:pPr>
            <w:r>
              <w:rPr>
                <w:sz w:val="20"/>
                <w:szCs w:val="20"/>
              </w:rPr>
              <w:t>erfüllt</w:t>
            </w:r>
          </w:p>
        </w:tc>
      </w:tr>
      <w:tr w:rsidR="00FE42B3" w14:paraId="20593DDB" w14:textId="77777777">
        <w:trPr>
          <w:cantSplit/>
        </w:trPr>
        <w:tc>
          <w:tcPr>
            <w:tcW w:w="454" w:type="dxa"/>
            <w:vAlign w:val="center"/>
          </w:tcPr>
          <w:p w14:paraId="2E188FB6" w14:textId="77777777" w:rsidR="00FE42B3" w:rsidRDefault="00625A4E">
            <w:pPr>
              <w:jc w:val="center"/>
            </w:pPr>
            <w:r>
              <w:rPr>
                <w:sz w:val="20"/>
                <w:szCs w:val="20"/>
              </w:rPr>
              <w:t>3</w:t>
            </w:r>
          </w:p>
        </w:tc>
        <w:tc>
          <w:tcPr>
            <w:tcW w:w="2900" w:type="dxa"/>
            <w:vAlign w:val="center"/>
          </w:tcPr>
          <w:p w14:paraId="7F4E0B63" w14:textId="77777777" w:rsidR="00FE42B3" w:rsidRDefault="00625A4E">
            <w:r>
              <w:rPr>
                <w:sz w:val="20"/>
                <w:szCs w:val="20"/>
              </w:rPr>
              <w:t>Nutzwertanalyse und Empfehlung bis 14.10.</w:t>
            </w:r>
          </w:p>
        </w:tc>
        <w:tc>
          <w:tcPr>
            <w:tcW w:w="3917" w:type="dxa"/>
            <w:vAlign w:val="center"/>
          </w:tcPr>
          <w:p w14:paraId="7017BFBC" w14:textId="77777777" w:rsidR="00FE42B3" w:rsidRDefault="00625A4E">
            <w:r>
              <w:rPr>
                <w:sz w:val="20"/>
                <w:szCs w:val="20"/>
              </w:rPr>
              <w:t xml:space="preserve">Empfehlung ChatGPT, Nutzwert </w:t>
            </w:r>
            <w:del w:id="91113" w:author="Claude" w:date="2026-10-25T12:00:00Z">
              <w:r>
                <w:rPr>
                  <w:sz w:val="20"/>
                  <w:szCs w:val="20"/>
                  <w:highlight w:val="yellow"/>
                </w:rPr>
                <w:delText>[4,88]</w:delText>
              </w:r>
            </w:del>
            <w:ins w:id="91114" w:author="Claude" w:date="2026-10-25T12:00:00Z">
              <w:r>
                <w:rPr>
                  <w:sz w:val="20"/>
                  <w:szCs w:val="20"/>
                </w:rPr>
                <w:t xml:space="preserve">4,81</w:t>
              </w:r>
            </w:ins>
            <w:r>
              <w:rPr>
                <w:sz w:val="20"/>
                <w:szCs w:val="20"/>
              </w:rPr>
              <w:t xml:space="preserve">; </w:t>
            </w:r>
            <w:del w:id="91115" w:author="Claude" w:date="2026-10-25T12:00:00Z">
              <w:r>
                <w:rPr>
                  <w:sz w:val="20"/>
                  <w:szCs w:val="20"/>
                  <w:highlight w:val="yellow"/>
                </w:rPr>
                <w:delText>[definitiv am TT.MM.]</w:delText>
              </w:r>
            </w:del>
            <w:ins w:id="91116" w:author="Claude" w:date="2026-10-25T12:00:00Z">
              <w:r>
                <w:rPr>
                  <w:sz w:val="20"/>
                  <w:szCs w:val="20"/>
                </w:rPr>
                <w:t xml:space="preserve">vorläufig am 12.10., definitiv am 25.10.</w:t>
              </w:r>
            </w:ins>
          </w:p>
        </w:tc>
        <w:tc>
          <w:tcPr>
            <w:tcW w:w="1800" w:type="dxa"/>
            <w:vAlign w:val="center"/>
          </w:tcPr>
          <w:p w14:paraId="5A23895B" w14:textId="77777777" w:rsidR="00FE42B3" w:rsidRDefault="00625A4E">
            <w:pPr>
              <w:jc w:val="center"/>
            </w:pPr>
            <w:del w:id="91117" w:author="Claude" w:date="2026-10-25T12:00:00Z">
              <w:r>
                <w:rPr>
                  <w:sz w:val="20"/>
                  <w:szCs w:val="20"/>
                  <w:highlight w:val="yellow"/>
                </w:rPr>
                <w:delText>[erfüllt]</w:delText>
              </w:r>
            </w:del>
            <w:ins w:id="91118" w:author="Claude" w:date="2026-10-25T12:00:00Z">
              <w:r>
                <w:rPr>
                  <w:sz w:val="20"/>
                  <w:szCs w:val="20"/>
                </w:rPr>
                <w:t xml:space="preserve">erfüllt (verspätet)</w:t>
              </w:r>
            </w:ins>
          </w:p>
        </w:tc>
      </w:tr>
      <w:tr w:rsidR="00FE42B3" w14:paraId="4724C1FD" w14:textId="77777777">
        <w:trPr>
          <w:cantSplit/>
        </w:trPr>
        <w:tc>
          <w:tcPr>
            <w:tcW w:w="454" w:type="dxa"/>
            <w:vAlign w:val="center"/>
          </w:tcPr>
          <w:p w14:paraId="1AA6AD36" w14:textId="77777777" w:rsidR="00FE42B3" w:rsidRDefault="00625A4E">
            <w:pPr>
              <w:jc w:val="center"/>
            </w:pPr>
            <w:r>
              <w:rPr>
                <w:sz w:val="20"/>
                <w:szCs w:val="20"/>
              </w:rPr>
              <w:t>4</w:t>
            </w:r>
          </w:p>
        </w:tc>
        <w:tc>
          <w:tcPr>
            <w:tcW w:w="2900" w:type="dxa"/>
            <w:vAlign w:val="center"/>
          </w:tcPr>
          <w:p w14:paraId="074FC25E" w14:textId="77777777" w:rsidR="00FE42B3" w:rsidRDefault="00625A4E">
            <w:r>
              <w:rPr>
                <w:sz w:val="20"/>
                <w:szCs w:val="20"/>
              </w:rPr>
              <w:t>Anleitung bis 17.10., erstes Bild in höchstens 15 Min.</w:t>
            </w:r>
          </w:p>
        </w:tc>
        <w:tc>
          <w:tcPr>
            <w:tcW w:w="3917" w:type="dxa"/>
            <w:vAlign w:val="center"/>
          </w:tcPr>
          <w:p w14:paraId="19E04A25" w14:textId="77777777" w:rsidR="00FE42B3" w:rsidRDefault="00625A4E">
            <w:r>
              <w:rPr>
                <w:sz w:val="20"/>
                <w:szCs w:val="20"/>
              </w:rPr>
              <w:t xml:space="preserve">Anleitung am 12.10. erstellt; </w:t>
            </w:r>
            <w:del w:id="91141" w:author="Claude" w:date="2026-10-25T12:00:00Z">
              <w:r>
                <w:rPr>
                  <w:sz w:val="20"/>
                  <w:szCs w:val="20"/>
                </w:rPr>
                <w:delText xml:space="preserve">Test am </w:delText>
              </w:r>
              <w:r>
                <w:rPr>
                  <w:sz w:val="20"/>
                  <w:szCs w:val="20"/>
                  <w:highlight w:val="yellow"/>
                </w:rPr>
                <w:delText>[TT.MM.]</w:delText>
              </w:r>
              <w:r>
                <w:rPr>
                  <w:sz w:val="20"/>
                  <w:szCs w:val="20"/>
                </w:rPr>
                <w:delText xml:space="preserve">: </w:delText>
              </w:r>
              <w:r>
                <w:rPr>
                  <w:sz w:val="20"/>
                  <w:szCs w:val="20"/>
                  <w:highlight w:val="yellow"/>
                </w:rPr>
                <w:delText>[__]</w:delText>
              </w:r>
              <w:r>
                <w:rPr>
                  <w:sz w:val="20"/>
                  <w:szCs w:val="20"/>
                </w:rPr>
                <w:delText xml:space="preserve"> Minuten</w:delText>
              </w:r>
            </w:del>
            <w:ins w:id="91142" w:author="Claude" w:date="2026-10-25T12:00:00Z">
              <w:r>
                <w:rPr>
                  <w:sz w:val="20"/>
                  <w:szCs w:val="20"/>
                </w:rPr>
                <w:t xml:space="preserve">Test am 25.10.: 7 Minuten</w:t>
              </w:r>
            </w:ins>
          </w:p>
        </w:tc>
        <w:tc>
          <w:tcPr>
            <w:tcW w:w="1800" w:type="dxa"/>
            <w:vAlign w:val="center"/>
          </w:tcPr>
          <w:p w14:paraId="4C89378C" w14:textId="77777777" w:rsidR="00FE42B3" w:rsidRDefault="00625A4E">
            <w:pPr>
              <w:jc w:val="center"/>
            </w:pPr>
            <w:del w:id="91143" w:author="Claude" w:date="2026-10-25T12:00:00Z">
              <w:r>
                <w:rPr>
                  <w:sz w:val="20"/>
                  <w:szCs w:val="20"/>
                  <w:highlight w:val="yellow"/>
                </w:rPr>
                <w:delText>[erfüllt / nicht erfüllt]</w:delText>
              </w:r>
            </w:del>
            <w:ins w:id="91144" w:author="Claude" w:date="2026-10-25T12:00:00Z">
              <w:r>
                <w:rPr>
                  <w:sz w:val="20"/>
                  <w:szCs w:val="20"/>
                </w:rPr>
                <w:t xml:space="preserve">erfüllt (verspätet)</w:t>
              </w:r>
            </w:ins>
          </w:p>
        </w:tc>
      </w:tr>
      <w:tr w:rsidR="00FE42B3" w14:paraId="2087EC3B" w14:textId="77777777">
        <w:trPr>
          <w:cantSplit/>
        </w:trPr>
        <w:tc>
          <w:tcPr>
            <w:tcW w:w="454" w:type="dxa"/>
            <w:vAlign w:val="center"/>
          </w:tcPr>
          <w:p w14:paraId="6832CF5D" w14:textId="77777777" w:rsidR="00FE42B3" w:rsidRDefault="00625A4E">
            <w:pPr>
              <w:jc w:val="center"/>
            </w:pPr>
            <w:r>
              <w:rPr>
                <w:sz w:val="20"/>
                <w:szCs w:val="20"/>
              </w:rPr>
              <w:t>5</w:t>
            </w:r>
          </w:p>
        </w:tc>
        <w:tc>
          <w:tcPr>
            <w:tcW w:w="2900" w:type="dxa"/>
            <w:vAlign w:val="center"/>
          </w:tcPr>
          <w:p w14:paraId="004A156E" w14:textId="77777777" w:rsidR="00FE42B3" w:rsidRDefault="00625A4E">
            <w:r>
              <w:rPr>
                <w:sz w:val="20"/>
                <w:szCs w:val="20"/>
              </w:rPr>
              <w:t>Live-Demo mit 3 Prompts</w:t>
            </w:r>
          </w:p>
        </w:tc>
        <w:tc>
          <w:tcPr>
            <w:tcW w:w="3917" w:type="dxa"/>
            <w:vAlign w:val="center"/>
          </w:tcPr>
          <w:p w14:paraId="3524CCFE" w14:textId="77777777" w:rsidR="00FE42B3" w:rsidRDefault="00625A4E">
            <w:del w:id="91015" w:author="Claude" w:date="2026-10-25T12:00:00Z">
              <w:r>
                <w:rPr>
                  <w:sz w:val="20"/>
                  <w:szCs w:val="20"/>
                  <w:highlight w:val="yellow"/>
                </w:rPr>
                <w:delText>[3 Bilder live erzeugt, von Herrn Bisig abgenommen]</w:delText>
              </w:r>
            </w:del>
            <w:ins w:id="91016" w:author="Claude" w:date="2026-10-25T12:00:00Z">
              <w:r>
                <w:rPr>
                  <w:sz w:val="20"/>
                  <w:szCs w:val="20"/>
                </w:rPr>
                <w:t xml:space="preserve">Demo mit drei Prompts und einem Folge-Prompt vorbereitet (Realisierung, Abschnitt 3); die Präsentation findet nach der Abgabe statt</w:t>
              </w:r>
            </w:ins>
          </w:p>
        </w:tc>
        <w:tc>
          <w:tcPr>
            <w:tcW w:w="1800" w:type="dxa"/>
            <w:vAlign w:val="center"/>
          </w:tcPr>
          <w:p w14:paraId="5FD8F04F" w14:textId="77777777" w:rsidR="00FE42B3" w:rsidRDefault="00625A4E">
            <w:pPr>
              <w:jc w:val="center"/>
            </w:pPr>
            <w:del w:id="91017" w:author="Claude" w:date="2026-10-25T12:00:00Z">
              <w:r>
                <w:rPr>
                  <w:sz w:val="20"/>
                  <w:szCs w:val="20"/>
                  <w:highlight w:val="yellow"/>
                </w:rPr>
                <w:delText>[erfüllt / nicht erfüllt]</w:delText>
              </w:r>
            </w:del>
            <w:ins w:id="91018" w:author="Claude" w:date="2026-10-25T12:00:00Z">
              <w:r>
                <w:rPr>
                  <w:sz w:val="20"/>
                  <w:szCs w:val="20"/>
                </w:rPr>
                <w:t xml:space="preserve">offen (nach der Abgabe)</w:t>
              </w:r>
            </w:ins>
          </w:p>
        </w:tc>
      </w:tr>
      <w:tr w:rsidR="00FE42B3" w14:paraId="0A28F22C" w14:textId="77777777">
        <w:trPr>
          <w:cantSplit/>
        </w:trPr>
        <w:tc>
          <w:tcPr>
            <w:tcW w:w="454" w:type="dxa"/>
            <w:vAlign w:val="center"/>
          </w:tcPr>
          <w:p w14:paraId="197E4BA2" w14:textId="77777777" w:rsidR="00FE42B3" w:rsidRDefault="00625A4E">
            <w:pPr>
              <w:jc w:val="center"/>
            </w:pPr>
            <w:r>
              <w:rPr>
                <w:sz w:val="20"/>
                <w:szCs w:val="20"/>
              </w:rPr>
              <w:t>6</w:t>
            </w:r>
          </w:p>
        </w:tc>
        <w:tc>
          <w:tcPr>
            <w:tcW w:w="2900" w:type="dxa"/>
            <w:vAlign w:val="center"/>
          </w:tcPr>
          <w:p w14:paraId="1D28422C" w14:textId="77777777" w:rsidR="00FE42B3" w:rsidRDefault="00625A4E">
            <w:r>
              <w:rPr>
                <w:sz w:val="20"/>
                <w:szCs w:val="20"/>
              </w:rPr>
              <w:t>Wasserfallmodell, Meilensteine termingerecht</w:t>
            </w:r>
          </w:p>
        </w:tc>
        <w:tc>
          <w:tcPr>
            <w:tcW w:w="3917" w:type="dxa"/>
            <w:vAlign w:val="center"/>
          </w:tcPr>
          <w:p w14:paraId="2C7F4DEE" w14:textId="77777777" w:rsidR="00FE42B3" w:rsidRDefault="00625A4E">
            <w:r>
              <w:rPr>
                <w:sz w:val="20"/>
                <w:szCs w:val="20"/>
              </w:rPr>
              <w:t>M0–M2 termingerecht, M3–M5 siehe Abschnitt 3</w:t>
            </w:r>
          </w:p>
        </w:tc>
        <w:tc>
          <w:tcPr>
            <w:tcW w:w="1800" w:type="dxa"/>
            <w:vAlign w:val="center"/>
          </w:tcPr>
          <w:p w14:paraId="2ADD62ED" w14:textId="77777777" w:rsidR="00FE42B3" w:rsidRDefault="00625A4E">
            <w:pPr>
              <w:jc w:val="center"/>
            </w:pPr>
            <w:del w:id="91019" w:author="Claude" w:date="2026-10-25T12:00:00Z">
              <w:r>
                <w:rPr>
                  <w:sz w:val="20"/>
                  <w:szCs w:val="20"/>
                  <w:highlight w:val="yellow"/>
                </w:rPr>
                <w:delText>[erfüllt / teilweise]</w:delText>
              </w:r>
            </w:del>
            <w:ins w:id="91020" w:author="Claude" w:date="2026-10-25T12:00:00Z">
              <w:r>
                <w:rPr>
                  <w:sz w:val="20"/>
                  <w:szCs w:val="20"/>
                </w:rPr>
                <w:t xml:space="preserve">teilweise</w:t>
              </w:r>
            </w:ins>
          </w:p>
        </w:tc>
      </w:tr>
      <w:tr w:rsidR="00FE42B3" w14:paraId="09BB9E66" w14:textId="77777777">
        <w:trPr>
          <w:cantSplit/>
        </w:trPr>
        <w:tc>
          <w:tcPr>
            <w:tcW w:w="454" w:type="dxa"/>
            <w:vAlign w:val="center"/>
          </w:tcPr>
          <w:p w14:paraId="5FDF2DD1" w14:textId="77777777" w:rsidR="00FE42B3" w:rsidRDefault="00625A4E">
            <w:pPr>
              <w:jc w:val="center"/>
            </w:pPr>
            <w:r>
              <w:rPr>
                <w:sz w:val="20"/>
                <w:szCs w:val="20"/>
              </w:rPr>
              <w:t>7</w:t>
            </w:r>
          </w:p>
        </w:tc>
        <w:tc>
          <w:tcPr>
            <w:tcW w:w="2900" w:type="dxa"/>
            <w:vAlign w:val="center"/>
          </w:tcPr>
          <w:p w14:paraId="0FED8EBC" w14:textId="77777777" w:rsidR="00FE42B3" w:rsidRDefault="00625A4E">
            <w:r>
              <w:rPr>
                <w:sz w:val="20"/>
                <w:szCs w:val="20"/>
              </w:rPr>
              <w:t>Keine Kosten</w:t>
            </w:r>
          </w:p>
        </w:tc>
        <w:tc>
          <w:tcPr>
            <w:tcW w:w="3917" w:type="dxa"/>
            <w:vAlign w:val="center"/>
          </w:tcPr>
          <w:p w14:paraId="278973AD" w14:textId="77777777" w:rsidR="00FE42B3" w:rsidRDefault="00625A4E">
            <w:r>
              <w:rPr>
                <w:sz w:val="20"/>
                <w:szCs w:val="20"/>
              </w:rPr>
              <w:t xml:space="preserve">0 CHF, keine Abos und keine gekauften </w:t>
            </w:r>
            <w:proofErr w:type="spellStart"/>
            <w:r>
              <w:rPr>
                <w:sz w:val="20"/>
                <w:szCs w:val="20"/>
              </w:rPr>
              <w:t>Credits</w:t>
            </w:r>
            <w:proofErr w:type="spellEnd"/>
          </w:p>
        </w:tc>
        <w:tc>
          <w:tcPr>
            <w:tcW w:w="1800" w:type="dxa"/>
            <w:vAlign w:val="center"/>
          </w:tcPr>
          <w:p w14:paraId="5F278239" w14:textId="77777777" w:rsidR="00FE42B3" w:rsidRDefault="00625A4E">
            <w:pPr>
              <w:jc w:val="center"/>
            </w:pPr>
            <w:r>
              <w:rPr>
                <w:sz w:val="20"/>
                <w:szCs w:val="20"/>
              </w:rPr>
              <w:t>erfüllt</w:t>
            </w:r>
          </w:p>
        </w:tc>
      </w:tr>
      <w:tr w:rsidR="00FE42B3" w14:paraId="551E70B1" w14:textId="77777777">
        <w:trPr>
          <w:cantSplit/>
        </w:trPr>
        <w:tc>
          <w:tcPr>
            <w:tcW w:w="454" w:type="dxa"/>
            <w:vAlign w:val="center"/>
          </w:tcPr>
          <w:p w14:paraId="7DB872C9" w14:textId="77777777" w:rsidR="00FE42B3" w:rsidRDefault="00625A4E">
            <w:pPr>
              <w:jc w:val="center"/>
            </w:pPr>
            <w:r>
              <w:rPr>
                <w:sz w:val="20"/>
                <w:szCs w:val="20"/>
              </w:rPr>
              <w:t>8</w:t>
            </w:r>
          </w:p>
        </w:tc>
        <w:tc>
          <w:tcPr>
            <w:tcW w:w="2900" w:type="dxa"/>
            <w:vAlign w:val="center"/>
          </w:tcPr>
          <w:p w14:paraId="28189104" w14:textId="77777777" w:rsidR="00FE42B3" w:rsidRDefault="00625A4E">
            <w:del w:id="91393" w:author="Claude" w:date="2026-10-25T12:00:00Z">
              <w:r>
                <w:rPr>
                  <w:sz w:val="20"/>
                  <w:szCs w:val="20"/>
                </w:rPr>
                <w:delText>Abgabe als ein PDF bis 21.10.</w:delText>
              </w:r>
            </w:del>
            <w:ins w:id="91394" w:author="Claude" w:date="2026-10-25T12:00:00Z">
              <w:r>
                <w:rPr>
                  <w:sz w:val="20"/>
                  <w:szCs w:val="20"/>
                </w:rPr>
                <w:t xml:space="preserve">Abgabe als ein PDF bis 25.10.</w:t>
              </w:r>
            </w:ins>
          </w:p>
        </w:tc>
        <w:tc>
          <w:tcPr>
            <w:tcW w:w="3917" w:type="dxa"/>
            <w:vAlign w:val="center"/>
          </w:tcPr>
          <w:p w14:paraId="51801401" w14:textId="77777777" w:rsidR="00FE42B3" w:rsidRDefault="00625A4E">
            <w:del w:id="91021" w:author="Claude" w:date="2026-10-25T12:00:00Z">
              <w:r>
                <w:rPr>
                  <w:sz w:val="20"/>
                  <w:szCs w:val="20"/>
                  <w:highlight w:val="yellow"/>
                </w:rPr>
                <w:delText>[am 21.10. abgegeben]</w:delText>
              </w:r>
            </w:del>
            <w:ins w:id="91022" w:author="Claude" w:date="2026-10-25T12:00:00Z">
              <w:r>
                <w:rPr>
                  <w:sz w:val="20"/>
                  <w:szCs w:val="20"/>
                </w:rPr>
                <w:t xml:space="preserve">am 25.10.2026 abgegeben (Abgabetermin der Lehrperson); formelle Punkte der Checkliste erfüllt, die inhaltlichen beurteilt die Lehrperson</w:t>
              </w:r>
            </w:ins>
          </w:p>
        </w:tc>
        <w:tc>
          <w:tcPr>
            <w:tcW w:w="1800" w:type="dxa"/>
            <w:vAlign w:val="center"/>
          </w:tcPr>
          <w:p w14:paraId="398C4421" w14:textId="77777777" w:rsidR="00FE42B3" w:rsidRDefault="00625A4E">
            <w:pPr>
              <w:jc w:val="center"/>
            </w:pPr>
            <w:del w:id="91023" w:author="Claude" w:date="2026-10-25T12:00:00Z">
              <w:r>
                <w:rPr>
                  <w:sz w:val="20"/>
                  <w:szCs w:val="20"/>
                  <w:highlight w:val="yellow"/>
                </w:rPr>
                <w:delText>[erfüllt]</w:delText>
              </w:r>
            </w:del>
            <w:ins w:id="91024" w:author="Claude" w:date="2026-10-25T12:00:00Z">
              <w:r>
                <w:rPr>
                  <w:sz w:val="20"/>
                  <w:szCs w:val="20"/>
                </w:rPr>
                <w:t xml:space="preserve">erfüllt</w:t>
              </w:r>
            </w:ins>
          </w:p>
        </w:tc>
      </w:tr>
    </w:tbl>
    <w:p w14:paraId="0BD613D1" w14:textId="77777777" w:rsidR="00FE42B3" w:rsidRDefault="00625A4E">
      <w:pPr>
        <w:keepNext/>
        <w:spacing w:before="160" w:after="40"/>
      </w:pPr>
      <w:r>
        <w:rPr>
          <w:b/>
          <w:bCs/>
        </w:rPr>
        <w:t>3. Vergleich geplant/tatsächlich</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4471"/>
        <w:gridCol w:w="2300"/>
        <w:gridCol w:w="2300"/>
      </w:tblGrid>
      <w:tr w:rsidR="00FE42B3" w14:paraId="25DF312C" w14:textId="77777777">
        <w:trPr>
          <w:cantSplit/>
          <w:tblHeader/>
        </w:trPr>
        <w:tc>
          <w:tcPr>
            <w:tcW w:w="4471" w:type="dxa"/>
            <w:shd w:val="clear" w:color="auto" w:fill="DCE6F2"/>
            <w:vAlign w:val="center"/>
          </w:tcPr>
          <w:p w14:paraId="2EC2E06A" w14:textId="77777777" w:rsidR="00FE42B3" w:rsidRDefault="00625A4E">
            <w:r>
              <w:rPr>
                <w:b/>
                <w:bCs/>
                <w:sz w:val="20"/>
                <w:szCs w:val="20"/>
              </w:rPr>
              <w:t>Punkt</w:t>
            </w:r>
          </w:p>
        </w:tc>
        <w:tc>
          <w:tcPr>
            <w:tcW w:w="2300" w:type="dxa"/>
            <w:shd w:val="clear" w:color="auto" w:fill="DCE6F2"/>
            <w:vAlign w:val="center"/>
          </w:tcPr>
          <w:p w14:paraId="052811C9" w14:textId="77777777" w:rsidR="00FE42B3" w:rsidRDefault="00625A4E">
            <w:pPr>
              <w:jc w:val="center"/>
            </w:pPr>
            <w:r>
              <w:rPr>
                <w:b/>
                <w:bCs/>
                <w:sz w:val="20"/>
                <w:szCs w:val="20"/>
              </w:rPr>
              <w:t>Geplant</w:t>
            </w:r>
          </w:p>
        </w:tc>
        <w:tc>
          <w:tcPr>
            <w:tcW w:w="2300" w:type="dxa"/>
            <w:shd w:val="clear" w:color="auto" w:fill="DCE6F2"/>
            <w:vAlign w:val="center"/>
          </w:tcPr>
          <w:p w14:paraId="6D3F063D" w14:textId="77777777" w:rsidR="00FE42B3" w:rsidRDefault="00625A4E">
            <w:pPr>
              <w:jc w:val="center"/>
            </w:pPr>
            <w:r>
              <w:rPr>
                <w:b/>
                <w:bCs/>
                <w:sz w:val="20"/>
                <w:szCs w:val="20"/>
              </w:rPr>
              <w:t>Tatsächlich</w:t>
            </w:r>
          </w:p>
        </w:tc>
      </w:tr>
      <w:tr w:rsidR="00FE42B3" w14:paraId="1F954729" w14:textId="77777777">
        <w:trPr>
          <w:cantSplit/>
        </w:trPr>
        <w:tc>
          <w:tcPr>
            <w:tcW w:w="4471" w:type="dxa"/>
            <w:vAlign w:val="center"/>
          </w:tcPr>
          <w:p w14:paraId="7E6E24BF" w14:textId="77777777" w:rsidR="00FE42B3" w:rsidRDefault="00625A4E">
            <w:r>
              <w:rPr>
                <w:b/>
                <w:bCs/>
                <w:sz w:val="20"/>
                <w:szCs w:val="20"/>
              </w:rPr>
              <w:t>M0 Projektstart</w:t>
            </w:r>
          </w:p>
        </w:tc>
        <w:tc>
          <w:tcPr>
            <w:tcW w:w="2300" w:type="dxa"/>
            <w:vAlign w:val="center"/>
          </w:tcPr>
          <w:p w14:paraId="6284A354" w14:textId="77777777" w:rsidR="00FE42B3" w:rsidRDefault="00625A4E">
            <w:pPr>
              <w:jc w:val="center"/>
            </w:pPr>
            <w:r>
              <w:rPr>
                <w:sz w:val="20"/>
                <w:szCs w:val="20"/>
              </w:rPr>
              <w:t>Mi 23.09.</w:t>
            </w:r>
          </w:p>
        </w:tc>
        <w:tc>
          <w:tcPr>
            <w:tcW w:w="2300" w:type="dxa"/>
            <w:vAlign w:val="center"/>
          </w:tcPr>
          <w:p w14:paraId="157AB598" w14:textId="77777777" w:rsidR="00FE42B3" w:rsidRDefault="00625A4E">
            <w:pPr>
              <w:jc w:val="center"/>
            </w:pPr>
            <w:r>
              <w:rPr>
                <w:sz w:val="20"/>
                <w:szCs w:val="20"/>
              </w:rPr>
              <w:t>23.09.</w:t>
            </w:r>
          </w:p>
        </w:tc>
      </w:tr>
      <w:tr w:rsidR="00FE42B3" w14:paraId="698F6079" w14:textId="77777777">
        <w:trPr>
          <w:cantSplit/>
        </w:trPr>
        <w:tc>
          <w:tcPr>
            <w:tcW w:w="4471" w:type="dxa"/>
            <w:vAlign w:val="center"/>
          </w:tcPr>
          <w:p w14:paraId="3CD7B98D" w14:textId="77777777" w:rsidR="00FE42B3" w:rsidRDefault="00625A4E">
            <w:r>
              <w:rPr>
                <w:b/>
                <w:bCs/>
                <w:sz w:val="20"/>
                <w:szCs w:val="20"/>
              </w:rPr>
              <w:t>M1 Projektantrag erstellt</w:t>
            </w:r>
          </w:p>
        </w:tc>
        <w:tc>
          <w:tcPr>
            <w:tcW w:w="2300" w:type="dxa"/>
            <w:vAlign w:val="center"/>
          </w:tcPr>
          <w:p w14:paraId="3AF61EE7" w14:textId="77777777" w:rsidR="00FE42B3" w:rsidRDefault="00625A4E">
            <w:pPr>
              <w:jc w:val="center"/>
            </w:pPr>
            <w:r>
              <w:rPr>
                <w:sz w:val="20"/>
                <w:szCs w:val="20"/>
              </w:rPr>
              <w:t>Fr 02.10.</w:t>
            </w:r>
          </w:p>
        </w:tc>
        <w:tc>
          <w:tcPr>
            <w:tcW w:w="2300" w:type="dxa"/>
            <w:vAlign w:val="center"/>
          </w:tcPr>
          <w:p w14:paraId="0F0C651A" w14:textId="77777777" w:rsidR="00FE42B3" w:rsidRDefault="00625A4E">
            <w:pPr>
              <w:jc w:val="center"/>
            </w:pPr>
            <w:r>
              <w:rPr>
                <w:sz w:val="20"/>
                <w:szCs w:val="20"/>
              </w:rPr>
              <w:t>02.10.</w:t>
            </w:r>
          </w:p>
        </w:tc>
      </w:tr>
      <w:tr w:rsidR="00FE42B3" w14:paraId="13AAD684" w14:textId="77777777">
        <w:trPr>
          <w:cantSplit/>
        </w:trPr>
        <w:tc>
          <w:tcPr>
            <w:tcW w:w="4471" w:type="dxa"/>
            <w:vAlign w:val="center"/>
          </w:tcPr>
          <w:p w14:paraId="3C74ED7B" w14:textId="77777777" w:rsidR="00FE42B3" w:rsidRDefault="00625A4E">
            <w:r>
              <w:rPr>
                <w:b/>
                <w:bCs/>
                <w:sz w:val="20"/>
                <w:szCs w:val="20"/>
              </w:rPr>
              <w:t>M2 Kriterienkatalog und Test-Prompts</w:t>
            </w:r>
          </w:p>
        </w:tc>
        <w:tc>
          <w:tcPr>
            <w:tcW w:w="2300" w:type="dxa"/>
            <w:vAlign w:val="center"/>
          </w:tcPr>
          <w:p w14:paraId="6CC75442" w14:textId="77777777" w:rsidR="00FE42B3" w:rsidRDefault="00625A4E">
            <w:pPr>
              <w:jc w:val="center"/>
            </w:pPr>
            <w:r>
              <w:rPr>
                <w:sz w:val="20"/>
                <w:szCs w:val="20"/>
              </w:rPr>
              <w:t>Mi 07.10.</w:t>
            </w:r>
          </w:p>
        </w:tc>
        <w:tc>
          <w:tcPr>
            <w:tcW w:w="2300" w:type="dxa"/>
            <w:vAlign w:val="center"/>
          </w:tcPr>
          <w:p w14:paraId="35F85A3E" w14:textId="77777777" w:rsidR="00FE42B3" w:rsidRDefault="00625A4E">
            <w:pPr>
              <w:jc w:val="center"/>
            </w:pPr>
            <w:r>
              <w:rPr>
                <w:sz w:val="20"/>
                <w:szCs w:val="20"/>
              </w:rPr>
              <w:t>07.10.</w:t>
            </w:r>
          </w:p>
        </w:tc>
      </w:tr>
      <w:tr w:rsidR="00FE42B3" w14:paraId="2A6E6A5D" w14:textId="77777777">
        <w:trPr>
          <w:cantSplit/>
        </w:trPr>
        <w:tc>
          <w:tcPr>
            <w:tcW w:w="4471" w:type="dxa"/>
            <w:vAlign w:val="center"/>
          </w:tcPr>
          <w:p w14:paraId="1BF43F33" w14:textId="77777777" w:rsidR="00FE42B3" w:rsidRDefault="00625A4E">
            <w:r>
              <w:rPr>
                <w:b/>
                <w:bCs/>
                <w:sz w:val="20"/>
                <w:szCs w:val="20"/>
              </w:rPr>
              <w:t>M3 Tool-Entscheid</w:t>
            </w:r>
          </w:p>
        </w:tc>
        <w:tc>
          <w:tcPr>
            <w:tcW w:w="2300" w:type="dxa"/>
            <w:vAlign w:val="center"/>
          </w:tcPr>
          <w:p w14:paraId="042958AE" w14:textId="77777777" w:rsidR="00FE42B3" w:rsidRDefault="00625A4E">
            <w:pPr>
              <w:jc w:val="center"/>
            </w:pPr>
            <w:r>
              <w:rPr>
                <w:sz w:val="20"/>
                <w:szCs w:val="20"/>
              </w:rPr>
              <w:t>Mi 14.10.</w:t>
            </w:r>
          </w:p>
        </w:tc>
        <w:tc>
          <w:tcPr>
            <w:tcW w:w="2300" w:type="dxa"/>
            <w:vAlign w:val="center"/>
          </w:tcPr>
          <w:p w14:paraId="413BB3D3" w14:textId="77777777" w:rsidR="00FE42B3" w:rsidRDefault="00625A4E">
            <w:pPr>
              <w:jc w:val="center"/>
            </w:pPr>
            <w:del w:id="91119" w:author="Claude" w:date="2026-10-25T12:00:00Z">
              <w:r>
                <w:rPr>
                  <w:sz w:val="20"/>
                  <w:szCs w:val="20"/>
                  <w:highlight w:val="yellow"/>
                </w:rPr>
                <w:delText>[TT.MM.]</w:delText>
              </w:r>
            </w:del>
            <w:ins w:id="91120" w:author="Claude" w:date="2026-10-25T12:00:00Z">
              <w:r>
                <w:rPr>
                  <w:sz w:val="20"/>
                  <w:szCs w:val="20"/>
                </w:rPr>
                <w:t xml:space="preserve">25.10. (vorläufig 12.10.)</w:t>
              </w:r>
            </w:ins>
          </w:p>
        </w:tc>
      </w:tr>
      <w:tr w:rsidR="00FE42B3" w14:paraId="6B68D882" w14:textId="77777777">
        <w:trPr>
          <w:cantSplit/>
        </w:trPr>
        <w:tc>
          <w:tcPr>
            <w:tcW w:w="4471" w:type="dxa"/>
            <w:vAlign w:val="center"/>
          </w:tcPr>
          <w:p w14:paraId="68F33AEA" w14:textId="77777777" w:rsidR="00FE42B3" w:rsidRDefault="00625A4E">
            <w:r>
              <w:rPr>
                <w:b/>
                <w:bCs/>
                <w:sz w:val="20"/>
                <w:szCs w:val="20"/>
              </w:rPr>
              <w:t>M4 Anleitung und Demo getestet</w:t>
            </w:r>
          </w:p>
        </w:tc>
        <w:tc>
          <w:tcPr>
            <w:tcW w:w="2300" w:type="dxa"/>
            <w:vAlign w:val="center"/>
          </w:tcPr>
          <w:p w14:paraId="562807A3" w14:textId="77777777" w:rsidR="00FE42B3" w:rsidRDefault="00625A4E">
            <w:pPr>
              <w:jc w:val="center"/>
            </w:pPr>
            <w:r>
              <w:rPr>
                <w:sz w:val="20"/>
                <w:szCs w:val="20"/>
              </w:rPr>
              <w:t>Sa 17.10.</w:t>
            </w:r>
          </w:p>
        </w:tc>
        <w:tc>
          <w:tcPr>
            <w:tcW w:w="2300" w:type="dxa"/>
            <w:vAlign w:val="center"/>
          </w:tcPr>
          <w:p w14:paraId="58B9CFE1" w14:textId="77777777" w:rsidR="00FE42B3" w:rsidRDefault="00625A4E">
            <w:pPr>
              <w:jc w:val="center"/>
            </w:pPr>
            <w:del w:id="91145" w:author="Claude" w:date="2026-10-25T12:00:00Z">
              <w:r>
                <w:rPr>
                  <w:sz w:val="20"/>
                  <w:szCs w:val="20"/>
                  <w:highlight w:val="yellow"/>
                </w:rPr>
                <w:delText>[TT.MM.]</w:delText>
              </w:r>
            </w:del>
            <w:ins w:id="91146" w:author="Claude" w:date="2026-10-25T12:00:00Z">
              <w:r>
                <w:rPr>
                  <w:sz w:val="20"/>
                  <w:szCs w:val="20"/>
                </w:rPr>
                <w:t xml:space="preserve">25.10. (Test der Anleitung); Probelauf der Demo vor der Präsentation</w:t>
              </w:r>
            </w:ins>
          </w:p>
        </w:tc>
      </w:tr>
      <w:tr w:rsidR="00FE42B3" w14:paraId="17941FAE" w14:textId="77777777">
        <w:trPr>
          <w:cantSplit/>
        </w:trPr>
        <w:tc>
          <w:tcPr>
            <w:tcW w:w="4471" w:type="dxa"/>
            <w:vAlign w:val="center"/>
          </w:tcPr>
          <w:p w14:paraId="3046D10A" w14:textId="77777777" w:rsidR="00FE42B3" w:rsidRDefault="00625A4E">
            <w:del w:id="91395" w:author="Claude" w:date="2026-10-25T12:00:00Z">
              <w:r>
                <w:rPr>
                  <w:b/>
                  <w:bCs/>
                  <w:sz w:val="20"/>
                  <w:szCs w:val="20"/>
                </w:rPr>
                <w:delText>M5 Abgabe und Präsentation</w:delText>
              </w:r>
            </w:del>
            <w:ins w:id="91396" w:author="Claude" w:date="2026-10-25T12:00:00Z">
              <w:r>
                <w:rPr>
                  <w:b/>
                  <w:bCs/>
                  <w:sz w:val="20"/>
                  <w:szCs w:val="20"/>
                </w:rPr>
                <w:t xml:space="preserve">M5 Abgabe PDF</w:t>
              </w:r>
            </w:ins>
          </w:p>
        </w:tc>
        <w:tc>
          <w:tcPr>
            <w:tcW w:w="2300" w:type="dxa"/>
            <w:vAlign w:val="center"/>
          </w:tcPr>
          <w:p w14:paraId="27CE2FFF" w14:textId="77777777" w:rsidR="00FE42B3" w:rsidRDefault="00625A4E">
            <w:pPr>
              <w:jc w:val="center"/>
            </w:pPr>
            <w:del w:id="91397" w:author="Claude" w:date="2026-10-25T12:00:00Z">
              <w:r>
                <w:rPr>
                  <w:sz w:val="20"/>
                  <w:szCs w:val="20"/>
                </w:rPr>
                <w:delText>Mi 21.10.</w:delText>
              </w:r>
            </w:del>
            <w:ins w:id="91398" w:author="Claude" w:date="2026-10-25T12:00:00Z">
              <w:r>
                <w:rPr>
                  <w:sz w:val="20"/>
                  <w:szCs w:val="20"/>
                </w:rPr>
                <w:t xml:space="preserve">So 25.10.</w:t>
              </w:r>
            </w:ins>
          </w:p>
        </w:tc>
        <w:tc>
          <w:tcPr>
            <w:tcW w:w="2300" w:type="dxa"/>
            <w:vAlign w:val="center"/>
          </w:tcPr>
          <w:p w14:paraId="2C14086E" w14:textId="77777777" w:rsidR="00FE42B3" w:rsidRDefault="00625A4E">
            <w:pPr>
              <w:jc w:val="center"/>
            </w:pPr>
            <w:del w:id="91025" w:author="Claude" w:date="2026-10-25T12:00:00Z">
              <w:r>
                <w:rPr>
                  <w:sz w:val="20"/>
                  <w:szCs w:val="20"/>
                  <w:highlight w:val="yellow"/>
                </w:rPr>
                <w:delText>[TT.MM.]</w:delText>
              </w:r>
            </w:del>
            <w:ins w:id="91026" w:author="Claude" w:date="2026-10-25T12:00:00Z">
              <w:r>
                <w:rPr>
                  <w:sz w:val="20"/>
                  <w:szCs w:val="20"/>
                </w:rPr>
                <w:t xml:space="preserve">25.10.; Präsentation nach der Abgabe</w:t>
              </w:r>
            </w:ins>
          </w:p>
        </w:tc>
      </w:tr>
      <w:tr w:rsidR="00FE42B3" w14:paraId="74C60BB9" w14:textId="77777777">
        <w:trPr>
          <w:cantSplit/>
        </w:trPr>
        <w:tc>
          <w:tcPr>
            <w:tcW w:w="4471" w:type="dxa"/>
            <w:vAlign w:val="center"/>
          </w:tcPr>
          <w:p w14:paraId="28902723" w14:textId="77777777" w:rsidR="00FE42B3" w:rsidRDefault="00625A4E">
            <w:r>
              <w:rPr>
                <w:b/>
                <w:bCs/>
                <w:sz w:val="20"/>
                <w:szCs w:val="20"/>
              </w:rPr>
              <w:t>Aufwand Lucas</w:t>
            </w:r>
          </w:p>
        </w:tc>
        <w:tc>
          <w:tcPr>
            <w:tcW w:w="2300" w:type="dxa"/>
            <w:vAlign w:val="center"/>
          </w:tcPr>
          <w:p w14:paraId="3D3A23C9" w14:textId="77777777" w:rsidR="00FE42B3" w:rsidRDefault="00625A4E">
            <w:pPr>
              <w:jc w:val="center"/>
            </w:pPr>
            <w:r>
              <w:rPr>
                <w:sz w:val="20"/>
                <w:szCs w:val="20"/>
              </w:rPr>
              <w:t>24,25 h</w:t>
            </w:r>
          </w:p>
        </w:tc>
        <w:tc>
          <w:tcPr>
            <w:tcW w:w="2300" w:type="dxa"/>
            <w:vAlign w:val="center"/>
          </w:tcPr>
          <w:p w14:paraId="7A7BA717" w14:textId="77777777" w:rsidR="00FE42B3" w:rsidRDefault="00625A4E">
            <w:pPr>
              <w:jc w:val="center"/>
            </w:pPr>
            <w:del w:id="91155" w:author="Claude" w:date="2026-10-25T12:00:00Z">
              <w:r>
                <w:rPr>
                  <w:sz w:val="20"/>
                  <w:szCs w:val="20"/>
                  <w:highlight w:val="yellow"/>
                </w:rPr>
                <w:delText>[__ h]</w:delText>
              </w:r>
            </w:del>
            <w:ins w:id="91156" w:author="Claude" w:date="2026-10-25T12:00:00Z">
              <w:r>
                <w:rPr>
                  <w:sz w:val="20"/>
                  <w:szCs w:val="20"/>
                </w:rPr>
                <w:t xml:space="preserve">ca. 13 h</w:t>
              </w:r>
            </w:ins>
          </w:p>
        </w:tc>
      </w:tr>
      <w:tr w:rsidR="00FE42B3" w14:paraId="55645996" w14:textId="77777777">
        <w:trPr>
          <w:cantSplit/>
        </w:trPr>
        <w:tc>
          <w:tcPr>
            <w:tcW w:w="4471" w:type="dxa"/>
            <w:vAlign w:val="center"/>
          </w:tcPr>
          <w:p w14:paraId="6CBCA779" w14:textId="77777777" w:rsidR="00FE42B3" w:rsidRDefault="00625A4E">
            <w:r>
              <w:rPr>
                <w:b/>
                <w:bCs/>
                <w:sz w:val="20"/>
                <w:szCs w:val="20"/>
              </w:rPr>
              <w:t>Aufwand Nicolas</w:t>
            </w:r>
          </w:p>
        </w:tc>
        <w:tc>
          <w:tcPr>
            <w:tcW w:w="2300" w:type="dxa"/>
            <w:vAlign w:val="center"/>
          </w:tcPr>
          <w:p w14:paraId="1C71C31F" w14:textId="77777777" w:rsidR="00FE42B3" w:rsidRDefault="00625A4E">
            <w:pPr>
              <w:jc w:val="center"/>
            </w:pPr>
            <w:r>
              <w:rPr>
                <w:sz w:val="20"/>
                <w:szCs w:val="20"/>
              </w:rPr>
              <w:t>15,75 h</w:t>
            </w:r>
          </w:p>
        </w:tc>
        <w:tc>
          <w:tcPr>
            <w:tcW w:w="2300" w:type="dxa"/>
            <w:vAlign w:val="center"/>
          </w:tcPr>
          <w:p w14:paraId="535740F8" w14:textId="77777777" w:rsidR="00FE42B3" w:rsidRDefault="00625A4E">
            <w:pPr>
              <w:jc w:val="center"/>
            </w:pPr>
            <w:del w:id="91153" w:author="Claude" w:date="2026-10-25T12:00:00Z">
              <w:r>
                <w:rPr>
                  <w:sz w:val="20"/>
                  <w:szCs w:val="20"/>
                  <w:highlight w:val="yellow"/>
                </w:rPr>
                <w:delText>[__ h]</w:delText>
              </w:r>
            </w:del>
            <w:ins w:id="91154" w:author="Claude" w:date="2026-10-25T12:00:00Z">
              <w:r>
                <w:rPr>
                  <w:sz w:val="20"/>
                  <w:szCs w:val="20"/>
                </w:rPr>
                <w:t xml:space="preserve">ca. 10 h</w:t>
              </w:r>
            </w:ins>
          </w:p>
        </w:tc>
      </w:tr>
      <w:tr w:rsidR="00FE42B3" w14:paraId="07780F76" w14:textId="77777777">
        <w:trPr>
          <w:cantSplit/>
        </w:trPr>
        <w:tc>
          <w:tcPr>
            <w:tcW w:w="4471" w:type="dxa"/>
            <w:shd w:val="clear" w:color="auto" w:fill="F2F2F2"/>
            <w:vAlign w:val="center"/>
          </w:tcPr>
          <w:p w14:paraId="05CDB420" w14:textId="77777777" w:rsidR="00FE42B3" w:rsidRDefault="00625A4E">
            <w:r>
              <w:rPr>
                <w:b/>
                <w:bCs/>
                <w:sz w:val="20"/>
                <w:szCs w:val="20"/>
              </w:rPr>
              <w:t>Aufwand total</w:t>
            </w:r>
          </w:p>
        </w:tc>
        <w:tc>
          <w:tcPr>
            <w:tcW w:w="2300" w:type="dxa"/>
            <w:shd w:val="clear" w:color="auto" w:fill="F2F2F2"/>
            <w:vAlign w:val="center"/>
          </w:tcPr>
          <w:p w14:paraId="3F83E0EE" w14:textId="77777777" w:rsidR="00FE42B3" w:rsidRDefault="00625A4E">
            <w:pPr>
              <w:jc w:val="center"/>
            </w:pPr>
            <w:r>
              <w:rPr>
                <w:sz w:val="20"/>
                <w:szCs w:val="20"/>
              </w:rPr>
              <w:t>40 h</w:t>
            </w:r>
          </w:p>
        </w:tc>
        <w:tc>
          <w:tcPr>
            <w:tcW w:w="2300" w:type="dxa"/>
            <w:shd w:val="clear" w:color="auto" w:fill="F2F2F2"/>
            <w:vAlign w:val="center"/>
          </w:tcPr>
          <w:p w14:paraId="4158D1DE" w14:textId="77777777" w:rsidR="00FE42B3" w:rsidRDefault="00625A4E">
            <w:pPr>
              <w:jc w:val="center"/>
            </w:pPr>
            <w:del w:id="91157" w:author="Claude" w:date="2026-10-25T12:00:00Z">
              <w:r>
                <w:rPr>
                  <w:sz w:val="20"/>
                  <w:szCs w:val="20"/>
                  <w:highlight w:val="yellow"/>
                </w:rPr>
                <w:delText>[__ h]</w:delText>
              </w:r>
            </w:del>
            <w:ins w:id="91158" w:author="Claude" w:date="2026-10-25T12:00:00Z">
              <w:r>
                <w:rPr>
                  <w:sz w:val="20"/>
                  <w:szCs w:val="20"/>
                </w:rPr>
                <w:t xml:space="preserve">ca. 23 h</w:t>
              </w:r>
            </w:ins>
          </w:p>
        </w:tc>
      </w:tr>
      <w:tr w:rsidR="00FE42B3" w14:paraId="4B61914E" w14:textId="77777777">
        <w:trPr>
          <w:cantSplit/>
        </w:trPr>
        <w:tc>
          <w:tcPr>
            <w:tcW w:w="4471" w:type="dxa"/>
            <w:vAlign w:val="center"/>
          </w:tcPr>
          <w:p w14:paraId="23F5E53B" w14:textId="77777777" w:rsidR="00FE42B3" w:rsidRDefault="00625A4E">
            <w:r>
              <w:rPr>
                <w:b/>
                <w:bCs/>
                <w:sz w:val="20"/>
                <w:szCs w:val="20"/>
              </w:rPr>
              <w:t>Kosten</w:t>
            </w:r>
          </w:p>
        </w:tc>
        <w:tc>
          <w:tcPr>
            <w:tcW w:w="2300" w:type="dxa"/>
            <w:vAlign w:val="center"/>
          </w:tcPr>
          <w:p w14:paraId="2B67C73A" w14:textId="77777777" w:rsidR="00FE42B3" w:rsidRDefault="00625A4E">
            <w:pPr>
              <w:jc w:val="center"/>
            </w:pPr>
            <w:r>
              <w:rPr>
                <w:sz w:val="20"/>
                <w:szCs w:val="20"/>
              </w:rPr>
              <w:t>0 CHF</w:t>
            </w:r>
          </w:p>
        </w:tc>
        <w:tc>
          <w:tcPr>
            <w:tcW w:w="2300" w:type="dxa"/>
            <w:vAlign w:val="center"/>
          </w:tcPr>
          <w:p w14:paraId="4752B7CA" w14:textId="77777777" w:rsidR="00FE42B3" w:rsidRDefault="00625A4E">
            <w:pPr>
              <w:jc w:val="center"/>
            </w:pPr>
            <w:r>
              <w:rPr>
                <w:sz w:val="20"/>
                <w:szCs w:val="20"/>
              </w:rPr>
              <w:t>0 CHF</w:t>
            </w:r>
          </w:p>
        </w:tc>
      </w:tr>
    </w:tbl>
    <w:p w14:paraId="79103DC4" w14:textId="77777777" w:rsidR="00FE42B3" w:rsidRDefault="00625A4E">
      <w:pPr>
        <w:spacing w:before="120"/>
      </w:pPr>
      <w:r>
        <w:t xml:space="preserve">Der geplante Aufwand entspricht dem Gantt-Plan, Stand 12.10.2026; ursprünglich waren es je ca. 20 h. Insgesamt weicht der Aufwand </w:t>
      </w:r>
      <w:del w:id="91159" w:author="Claude" w:date="2026-10-25T12:00:00Z">
        <w:r>
          <w:delText xml:space="preserve">um </w:delText>
        </w:r>
        <w:r>
          <w:rPr>
            <w:highlight w:val="yellow"/>
          </w:rPr>
          <w:delText>[__ %]</w:delText>
        </w:r>
        <w:r>
          <w:delText xml:space="preserve"> ab</w:delText>
        </w:r>
      </w:del>
      <w:ins w:id="91160" w:author="Claude" w:date="2026-10-25T12:00:00Z">
        <w:r>
          <w:t xml:space="preserve">um −43 % ab</w:t>
        </w:r>
      </w:ins>
      <w:r>
        <w:t xml:space="preserve">. </w:t>
      </w:r>
      <w:del w:id="91342" w:author="Claude" w:date="2026-10-25T12:00:00Z">
        <w:r>
          <w:delText xml:space="preserve">Das Skript nennt für Schätzungen eine übliche Abweichung von ±50 % (Skript M306, Kap. 2.2).</w:delText>
        </w:r>
      </w:del>
      <w:ins w:id="91343" w:author="Claude" w:date="2026-10-25T12:00:00Z">
        <w:r>
          <w:t xml:space="preserve">Für Schätzungen gilt eine Abweichung von ±50 % als üblich (Skript M306, Kap. 2.2).</w:t>
        </w:r>
      </w:ins>
      <w:ins w:id="91405" w:author="Claude" w:date="2026-10-25T12:00:00Z">
        <w:r>
          <w:t xml:space="preserve"> Die Präsentation (Pakete 6.1 und 6.2, geplant 3,5 h) folgt erst nach der Abgabe und ist im Ist-Aufwand noch nicht enthalten.</w:t>
        </w:r>
      </w:ins>
    </w:p>
    <w:p w14:paraId="7F1E7FA3" w14:textId="77777777" w:rsidR="00FE42B3" w:rsidRDefault="00625A4E">
      <w:pPr>
        <w:keepNext/>
        <w:spacing w:after="80"/>
      </w:pPr>
      <w:r>
        <w:t>Abweichungen vom Plan:</w:t>
      </w:r>
    </w:p>
    <w:p w14:paraId="50137E95" w14:textId="77777777" w:rsidR="00FE42B3" w:rsidRDefault="00625A4E">
      <w:r>
        <w:t xml:space="preserve">• </w:t>
      </w:r>
      <w:r>
        <w:rPr>
          <w:b/>
          <w:bCs/>
        </w:rPr>
        <w:t xml:space="preserve">Vergleichstests: </w:t>
      </w:r>
      <w:r>
        <w:t>Sie fanden nur in KW 42 statt, geplant waren KW 41–42. Durchgeführt hat sie Lucas statt Nicolas.</w:t>
      </w:r>
      <w:r>
        <w:br/>
      </w:r>
      <w:r>
        <w:t xml:space="preserve">• </w:t>
      </w:r>
      <w:r>
        <w:rPr>
          <w:b/>
          <w:bCs/>
        </w:rPr>
        <w:t xml:space="preserve">Tageslimit (R1): </w:t>
      </w:r>
      <w:r>
        <w:t>Bei ChatGPT war nach fünf Bildern das Tageslimit erreicht. P5 und P6 haben wir am selben Tag mit einem zweiten Gratis-Konto nachgeholt.</w:t>
      </w:r>
      <w:r>
        <w:br/>
      </w:r>
      <w:r>
        <w:t xml:space="preserve">• </w:t>
      </w:r>
      <w:r>
        <w:rPr>
          <w:b/>
          <w:bCs/>
        </w:rPr>
        <w:t xml:space="preserve">Nicht umgesetzt: </w:t>
      </w:r>
      <w:r>
        <w:t xml:space="preserve">Die Wartezeit bis zum Bild haben wir nicht gemessen</w:t>
      </w:r>
      <w:del w:id="91616" w:author="Claude" w:date="2026-10-25T12:00:00Z">
        <w:r>
          <w:delText xml:space="preserve"> (Pflichtenheft 3.2)</w:delText>
        </w:r>
      </w:del>
      <w:r>
        <w:t xml:space="preserve">. Hinweise zur Smartphone-App (Wunsch A8) fehlen in der Anleitung.</w:t>
      </w:r>
      <w:ins w:id="91169" w:author="Claude" w:date="2026-10-25T12:00:00Z">
        <w:r>
          <w:br/>
        </w:r>
        <w:r>
          <w:t xml:space="preserve">• </w:t>
        </w:r>
        <w:r>
          <w:rPr>
            <w:b/>
            <w:bCs/>
          </w:rPr>
          <w:t xml:space="preserve">Tool-Entscheid (M3): </w:t>
        </w:r>
        <w:r>
          <w:t xml:space="preserve">Die zweite Bewertung lag aus Zeitgründen (R4) erst am 25.10. vor, geplant war der 14.10. Die Empfehlung hat sich dadurch nicht geändert.</w:t>
        </w:r>
        <w:r>
          <w:br/>
        </w:r>
        <w:r>
          <w:t xml:space="preserve">• </w:t>
        </w:r>
        <w:r>
          <w:rPr>
            <w:b/>
            <w:bCs/>
          </w:rPr>
          <w:t xml:space="preserve">Test der Anleitung (M4): </w:t>
        </w:r>
        <w:r>
          <w:t xml:space="preserve">Er fand aus Zeitgründen (R4) erst am 25.10. statt, geplant war der 17.10. Durchgeführt hat ihn Nicolas.</w:t>
        </w:r>
        <w:r>
          <w:br/>
        </w:r>
        <w:r>
          <w:t xml:space="preserve">• </w:t>
        </w:r>
        <w:r>
          <w:rPr>
            <w:b/>
            <w:bCs/>
          </w:rPr>
          <w:t xml:space="preserve">Abgabetermin (M5): </w:t>
        </w:r>
        <w:r>
          <w:t xml:space="preserve">Wir haben ihn an die Vorgabe der Lehrperson angepasst (25.10. statt 21.10.). Die Präsentation folgt nach der Abgabe.</w:t>
        </w:r>
        <w:r>
          <w:br/>
        </w:r>
        <w:r>
          <w:t xml:space="preserve">• </w:t>
        </w:r>
        <w:r>
          <w:rPr>
            <w:b/>
            <w:bCs/>
          </w:rPr>
          <w:t xml:space="preserve">Pflichtenheft: </w:t>
        </w:r>
        <w:r>
          <w:t xml:space="preserve">Es ist auf Anweisung der Lehrperson nicht Teil der Abgabe. Die Anforderungen A1–A8 stehen im Lastenheft.</w:t>
        </w:r>
      </w:ins>
    </w:p>
    <w:p w14:paraId="16EC0966" w14:textId="77777777" w:rsidR="00FE42B3" w:rsidRDefault="00625A4E">
      <w:pPr>
        <w:keepNext/>
        <w:spacing w:before="160" w:after="40"/>
      </w:pPr>
      <w:r>
        <w:rPr>
          <w:b/>
          <w:bCs/>
        </w:rPr>
        <w:t>4. Erkenntnisse</w:t>
      </w:r>
    </w:p>
    <w:p w14:paraId="78315DC6" w14:textId="77777777" w:rsidR="00FE42B3" w:rsidRDefault="00625A4E">
      <w:r>
        <w:t xml:space="preserve">• </w:t>
      </w:r>
      <w:r>
        <w:rPr>
          <w:b/>
          <w:bCs/>
        </w:rPr>
        <w:t xml:space="preserve">Limiten früh klären: </w:t>
      </w:r>
      <w:r>
        <w:t>Die Gratis-Limiten bestimmen, wie viele Tests pro Tag möglich sind. Ein zweites Konto oder ein zweiter Testtag gehört deshalb in den Plan.</w:t>
      </w:r>
      <w:r>
        <w:br/>
        <w:t xml:space="preserve">• </w:t>
      </w:r>
      <w:r>
        <w:rPr>
          <w:b/>
          <w:bCs/>
        </w:rPr>
        <w:t xml:space="preserve">Bewertung vorbereiten: </w:t>
      </w:r>
      <w:r>
        <w:t>Dieselben Prompts und eine Skala mit Beschreibung pro Punktzahl machen den Vergleich nachvollziehbar.</w:t>
      </w:r>
      <w:r>
        <w:br/>
        <w:t xml:space="preserve">• </w:t>
      </w:r>
      <w:r>
        <w:rPr>
          <w:b/>
          <w:bCs/>
        </w:rPr>
        <w:t xml:space="preserve">Ergebnis mit Datum: </w:t>
      </w:r>
      <w:r>
        <w:t>Die Anbieter ändern ihre Gratis-Angebote laufend. Unser Ergebnis gilt für Oktober 2026.</w:t>
      </w:r>
    </w:p>
    <w:p w14:paraId="18E77F53" w14:textId="17D9D898" w:rsidR="000F1252" w:rsidRDefault="00245843">
      <w:pPr>
        <w:pStyle w:val="berschrift2"/>
      </w:pPr>
      <w:bookmarkStart w:id="94" w:name="_heading=h.c2gt8ylfvl5l"/>
      <w:bookmarkStart w:id="95" w:name="_Toc353403624"/>
      <w:bookmarkStart w:id="96" w:name="_Toc243474855"/>
      <w:bookmarkStart w:id="97" w:name="_Toc1975810411"/>
      <w:bookmarkEnd w:id="94"/>
      <w:r>
        <w:t>Reflexion (individuell je Teammitglied)</w:t>
      </w:r>
      <w:bookmarkEnd w:id="95"/>
      <w:bookmarkEnd w:id="96"/>
      <w:bookmarkEnd w:id="97"/>
    </w:p>
    <w:p w14:paraId="040C5984" w14:textId="77777777" w:rsidR="00FE42B3" w:rsidRDefault="00625A4E">
      <w:r>
        <w:t xml:space="preserve">In der Reflexion blickt jede Person auf das Projekt zurück: was gut lief, was sie anders machen würde und was sie mitnimmt. Sie ergänzt die sachliche Zusammenfassung um die persönlichen </w:t>
      </w:r>
      <w:proofErr w:type="spellStart"/>
      <w:r>
        <w:t>Lessons</w:t>
      </w:r>
      <w:proofErr w:type="spellEnd"/>
      <w:r>
        <w:t xml:space="preserve"> </w:t>
      </w:r>
      <w:proofErr w:type="spellStart"/>
      <w:r>
        <w:t>learned</w:t>
      </w:r>
      <w:proofErr w:type="spellEnd"/>
      <w:del w:id="91344" w:author="Claude" w:date="2026-10-25T12:00:00Z">
        <w:r>
          <w:delText>, die das Skript zum Projektabschluss zählt (Skript M306, Kap. 5.3).</w:delText>
        </w:r>
      </w:del>
      <w:ins w:id="91345" w:author="Claude" w:date="2026-10-25T12:00:00Z">
        <w:r>
          <w:t xml:space="preserve">, die zum Projektabschluss gehören (Skript M306, Kap. 5.3).</w:t>
        </w:r>
      </w:ins>
    </w:p>
    <w:p w14:paraId="68D2BF91" w14:textId="77777777" w:rsidR="00FE42B3" w:rsidRDefault="00625A4E">
      <w:pPr>
        <w:keepNext/>
        <w:spacing w:before="160" w:after="40"/>
      </w:pPr>
      <w:r>
        <w:rPr>
          <w:b/>
          <w:bCs/>
        </w:rPr>
        <w:lastRenderedPageBreak/>
        <w:t>Nicolas Hunger</w:t>
      </w:r>
    </w:p>
    <w:p w14:paraId="780C1ABA" w14:textId="77777777" w:rsidR="00FE42B3" w:rsidRDefault="00625A4E">
      <w:del w:id="91147" w:author="Claude" w:date="2026-10-25T12:00:00Z">
        <w:r>
          <w:rPr>
            <w:highlight w:val="yellow"/>
          </w:rPr>
          <w:delText>[Reflexion von Nicolas: Was lief gut? Was würde ich anders machen? Gelerntes und nächste Entwicklungsschritte]</w:delText>
        </w:r>
      </w:del>
      <w:ins w:id="91148" w:author="Claude" w:date="2026-10-25T12:00:00Z">
        <w:r>
          <w:rPr>
            <w:b/>
            <w:bCs/>
          </w:rPr>
          <w:t xml:space="preserve">Was lief gut? </w:t>
        </w:r>
        <w:r>
          <w:t xml:space="preserve">Die Arbeitsteilung im Team hat gut funktioniert. Jeder wusste, wofür er zuständig ist, und die klare Struktur mit Phasen, Meilensteinen und Arbeitspaketen hat uns geholfen, den Überblick zu behalten.</w:t>
        </w:r>
      </w:ins>
    </w:p>
    <w:p>
      <w:pPr>
        <w:rPr>
          <w:ins w:id="91149" w:author="Claude" w:date="2026-10-25T12:00:00Z"/>
        </w:rPr>
      </w:pPr>
      <w:ins w:id="91150" w:author="Claude" w:date="2026-10-25T12:00:00Z">
        <w:r>
          <w:rPr>
            <w:b/>
            <w:bCs/>
          </w:rPr>
          <w:t xml:space="preserve">Was würde ich anders machen? </w:t>
        </w:r>
        <w:r>
          <w:t xml:space="preserve">Ich würde mich enger an den Plan halten. Während des Projekts war ich zweimal krank. Für solche Ausfälle würde ich beim nächsten Mal von Anfang an Ausweichtermine einplanen, zum Beispiel am Wochenende. Das gehört für mich zum Risikomanagement.</w:t>
        </w:r>
      </w:ins>
    </w:p>
    <w:p>
      <w:pPr>
        <w:rPr>
          <w:ins w:id="91151" w:author="Claude" w:date="2026-10-25T12:00:00Z"/>
        </w:rPr>
      </w:pPr>
      <w:ins w:id="91152" w:author="Claude" w:date="2026-10-25T12:00:00Z">
        <w:r>
          <w:rPr>
            <w:b/>
            <w:bCs/>
          </w:rPr>
          <w:t xml:space="preserve">Gelerntes / Nächste Entwicklungsschritte: </w:t>
        </w:r>
        <w:r>
          <w:t xml:space="preserve">Ich habe gelernt, wie wichtig eine klare Struktur in einem Projekt ist. Bei einem kleinen Projekt wie unserem lohnt sich der volle Aufwand dafür aber nicht zwingend. Besonders wichtig finde ich das Risikomanagement: Wenn Ausfälle schon im Plan vorgesehen sind, kann man schneller reagieren.</w:t>
        </w:r>
      </w:ins>
    </w:p>
    <w:p w14:paraId="036A57D9" w14:textId="77777777" w:rsidR="00FE42B3" w:rsidRDefault="00625A4E">
      <w:pPr>
        <w:keepNext/>
        <w:spacing w:before="160" w:after="40"/>
      </w:pPr>
      <w:r>
        <w:rPr>
          <w:b/>
          <w:bCs/>
        </w:rPr>
        <w:t>Lucas Weisshaar</w:t>
      </w:r>
    </w:p>
    <w:p w14:paraId="21B8C021" w14:textId="77777777" w:rsidR="00FE42B3" w:rsidRDefault="00625A4E">
      <w:r>
        <w:rPr>
          <w:b/>
          <w:bCs/>
        </w:rPr>
        <w:t xml:space="preserve">Was lief gut? </w:t>
      </w:r>
      <w:r>
        <w:t>Die Zusammenarbeit im Team hat gut funktioniert. Trotz Krankheit zu Beginn des Projekts haben wir aus meiner Sicht ein gutes Ergebnis erzielt. Ausserdem hat es mir Spass gemacht, die verschiedenen Tools zu testen.</w:t>
      </w:r>
    </w:p>
    <w:p w14:paraId="47AF707A" w14:textId="77777777" w:rsidR="00FE42B3" w:rsidRDefault="00625A4E">
      <w:r>
        <w:rPr>
          <w:b/>
          <w:bCs/>
        </w:rPr>
        <w:t xml:space="preserve">Was würde ich anders machen? </w:t>
      </w:r>
      <w:r>
        <w:t>Grundsätzlich würde ich im Projekt nichts anders machen. Kritisieren würde ich einzig die Aufteilung der Module: Mir ist nicht ganz klar, weshalb es mit M306, M426 und M431 drei Module gibt, die sich überschneiden. Aus meiner Sicht könnte man sie zu einem einzigen Modul zusammenfassen.</w:t>
      </w:r>
    </w:p>
    <w:p w14:paraId="307AE4E5" w14:textId="77777777" w:rsidR="00FE42B3" w:rsidRDefault="00625A4E">
      <w:r>
        <w:rPr>
          <w:b/>
          <w:bCs/>
        </w:rPr>
        <w:t xml:space="preserve">Gelerntes / Nächste Entwicklungsschritte: </w:t>
      </w:r>
      <w:r>
        <w:t>Als Projektleiter habe ich gelernt, Verantwortung zu übernehmen. Ich kann mir durchaus vorstellen, das auch in Zukunft zu tun, im Beruf und in anderen Situationen. Auf jeden Fall positiv in Erinnerung behalte ich die Struktur, die man in einem Projekt anwenden kann, von den Zielen über die Planung bis zum Abschluss.</w:t>
      </w:r>
    </w:p>
    <w:p w14:paraId="75ABE03B" w14:textId="77777777" w:rsidR="000F1252" w:rsidRDefault="00245843">
      <w:pPr>
        <w:rPr>
          <w:del w:id="91010" w:author="Claude" w:date="2026-10-25T12:00:00Z"/>
        </w:rPr>
      </w:pPr>
      <w:del w:id="91009" w:author="Claude" w:date="2026-10-25T12:00:00Z">
        <w:r>
          <w:delText>Formelle Vorgaben &amp; Abgabehinweise</w:delText>
        </w:r>
      </w:del>
    </w:p>
    <w:p w14:paraId="5DC63CBB" w14:textId="77777777" w:rsidR="000F1252" w:rsidRDefault="00245843">
      <w:pPr>
        <w:rPr>
          <w:del w:id="91012" w:author="Claude" w:date="2026-10-25T12:00:00Z"/>
        </w:rPr>
      </w:pPr>
      <w:del w:id="91011" w:author="Claude" w:date="2026-10-25T12:00:00Z">
        <w:r>
          <w:delText>• Namen der Ersteller auf Titelblatt und in Kopf-/Fusszeile</w:delText>
        </w:r>
        <w:r>
          <w:br/>
        </w:r>
        <w:r>
          <w:delText>• Dateiname (PDF‑Abgabe): M306_9_Abschlussprojekt_Name1_Name2_Name3_Name4.pdf</w:delText>
        </w:r>
        <w:r>
          <w:br/>
        </w:r>
        <w:r>
          <w:delText>• Datum, Bezeichnung auf jedem Blatt, Versionsnummer</w:delText>
        </w:r>
        <w:r>
          <w:br/>
        </w:r>
        <w:r>
          <w:delText>• Inhaltsverzeichnis (funktionierend)</w:delText>
        </w:r>
        <w:r>
          <w:br/>
        </w:r>
        <w:r>
          <w:delText>• Seite X von Y in Fusszeile</w:delText>
        </w:r>
        <w:r>
          <w:br/>
        </w:r>
        <w:r>
          <w:delText>• Alle Dokumente in einem PDF zusammengeführt</w:delText>
        </w:r>
        <w:r>
          <w:br/>
        </w:r>
        <w:r>
          <w:delText>• Quellennachweise vorhanden</w:delText>
        </w:r>
        <w:r>
          <w:br/>
        </w:r>
        <w:r>
          <w:delText>• Anhang ersichtlich, wenn grössere Teildokumente bestehen</w:delText>
        </w:r>
        <w:r>
          <w:br/>
        </w:r>
        <w:r>
          <w:delText>• Eigene Erkenntnisse und Reflexion jedes Teammitglieds</w:delText>
        </w:r>
        <w:r>
          <w:br/>
        </w:r>
        <w:r>
          <w:delText>• Termingerechte Abgabe (gem. Lehrperson)</w:delText>
        </w:r>
      </w:del>
    </w:p>
    <w:p w14:paraId="1914B12C" w14:textId="5322DE1D" w:rsidR="000F1252" w:rsidRDefault="00245843">
      <w:pPr>
        <w:pStyle w:val="berschrift1"/>
      </w:pPr>
      <w:bookmarkStart w:id="98" w:name="_heading=h.q10iddwnbn65"/>
      <w:bookmarkStart w:id="99" w:name="_Toc1934080638"/>
      <w:bookmarkStart w:id="100" w:name="_Toc243474856"/>
      <w:bookmarkStart w:id="101" w:name="_Toc480465848"/>
      <w:bookmarkEnd w:id="98"/>
      <w:r>
        <w:t>Dokumentenbewertung (Checkliste)</w:t>
      </w:r>
      <w:bookmarkEnd w:id="99"/>
      <w:bookmarkEnd w:id="100"/>
      <w:bookmarkEnd w:id="101"/>
    </w:p>
    <w:p w14:paraId="49DD934A" w14:textId="04FF2512" w:rsidR="000F1252" w:rsidRDefault="00245843">
      <w:pPr>
        <w:pStyle w:val="berschrift2"/>
      </w:pPr>
      <w:bookmarkStart w:id="102" w:name="_heading=h.fmczt1izopoi"/>
      <w:bookmarkStart w:id="103" w:name="_Toc1290767576"/>
      <w:bookmarkStart w:id="104" w:name="_Toc243474857"/>
      <w:bookmarkStart w:id="105" w:name="_Toc2014340404"/>
      <w:bookmarkEnd w:id="102"/>
      <w:r>
        <w:t>Inhaltlich</w:t>
      </w:r>
      <w:bookmarkEnd w:id="103"/>
      <w:bookmarkEnd w:id="104"/>
      <w:bookmarkEnd w:id="105"/>
    </w:p>
    <w:p w14:paraId="54686176" w14:textId="77777777" w:rsidR="000F1252" w:rsidRDefault="00245843">
      <w:r>
        <w:t>☐ Fachlicher Inhalt (2×)</w:t>
      </w:r>
      <w:r>
        <w:br/>
        <w:t>☐ Jedes Thema: a) Zweck b) Theorie &amp; Quellen c) Praxis/Anwendung</w:t>
      </w:r>
      <w:r>
        <w:br/>
        <w:t>☐ Fachliche Genauigkeit</w:t>
      </w:r>
      <w:r>
        <w:br/>
        <w:t>☐ Technische Aussagen korrekt</w:t>
      </w:r>
      <w:r>
        <w:br/>
        <w:t>☐ Verständlichkeit</w:t>
      </w:r>
      <w:r>
        <w:br/>
        <w:t>☐ Methodischer &amp; didaktischer Aufbau</w:t>
      </w:r>
      <w:r>
        <w:br/>
        <w:t>☐ Komplexe Elemente verständlich</w:t>
      </w:r>
      <w:r>
        <w:br/>
        <w:t>☐ Logischer Aufbau &amp; Themenabfolge</w:t>
      </w:r>
      <w:r>
        <w:br/>
        <w:t>☐ Hauptsächliche Gruppen‑Eigenleistung</w:t>
      </w:r>
      <w:r>
        <w:br/>
        <w:t>☐ Konzepte &amp; Voraussetzungen erwähnt</w:t>
      </w:r>
    </w:p>
    <w:p w14:paraId="436FD511" w14:textId="166AD284" w:rsidR="000F1252" w:rsidRDefault="00245843">
      <w:pPr>
        <w:pStyle w:val="berschrift2"/>
      </w:pPr>
      <w:bookmarkStart w:id="106" w:name="_heading=h.fcas99w9z2at"/>
      <w:bookmarkStart w:id="107" w:name="_Toc1468673024"/>
      <w:bookmarkStart w:id="108" w:name="_Toc243474858"/>
      <w:bookmarkStart w:id="109" w:name="_Toc1038653276"/>
      <w:bookmarkEnd w:id="106"/>
      <w:r>
        <w:lastRenderedPageBreak/>
        <w:t>Formell</w:t>
      </w:r>
      <w:bookmarkEnd w:id="107"/>
      <w:bookmarkEnd w:id="108"/>
      <w:bookmarkEnd w:id="109"/>
    </w:p>
    <w:p w14:paraId="344DC7EA" w14:textId="77777777" w:rsidR="000F1252" w:rsidRDefault="00245843">
      <w:del w:id="91302" w:author="Claude" w:date="2026-10-25T12:00:00Z">
        <w:r>
          <w:delText>☐ Namen auf Titelblatt &amp; in Kopf/Fuss</w:delText>
        </w:r>
      </w:del>
      <w:ins w:id="91303" w:author="Claude" w:date="2026-10-25T12:00:00Z">
        <w:r>
          <w:t xml:space="preserve">☒ Namen auf Titelblatt &amp; in Kopf/Fuss</w:t>
        </w:r>
      </w:ins>
      <w:r>
        <w:br/>
      </w:r>
      <w:del w:id="91304" w:author="Claude" w:date="2026-10-25T12:00:00Z">
        <w:r>
          <w:delText>☐ Dateiname gemäss Vorgabe</w:delText>
        </w:r>
      </w:del>
      <w:ins w:id="91305" w:author="Claude" w:date="2026-10-25T12:00:00Z">
        <w:r>
          <w:t xml:space="preserve">☒ Dateiname gemäss Vorgabe</w:t>
        </w:r>
      </w:ins>
      <w:r>
        <w:br/>
      </w:r>
      <w:del w:id="91306" w:author="Claude" w:date="2026-10-25T12:00:00Z">
        <w:r>
          <w:delText>☐ Datum, Bezeichnung, Version auf jedem Blatt</w:delText>
        </w:r>
      </w:del>
      <w:ins w:id="91307" w:author="Claude" w:date="2026-10-25T12:00:00Z">
        <w:r>
          <w:t xml:space="preserve">☒ Datum, Bezeichnung, Version auf jedem Blatt</w:t>
        </w:r>
      </w:ins>
      <w:r>
        <w:br/>
      </w:r>
      <w:del w:id="91308" w:author="Claude" w:date="2026-10-25T12:00:00Z">
        <w:r>
          <w:delText>☐ Inhaltsverzeichnis OK</w:delText>
        </w:r>
      </w:del>
      <w:ins w:id="91309" w:author="Claude" w:date="2026-10-25T12:00:00Z">
        <w:r>
          <w:t xml:space="preserve">☒ Inhaltsverzeichnis OK</w:t>
        </w:r>
      </w:ins>
      <w:r>
        <w:br/>
      </w:r>
      <w:del w:id="91310" w:author="Claude" w:date="2026-10-25T12:00:00Z">
        <w:r>
          <w:delText>☐ Seite X von Y vorhanden</w:delText>
        </w:r>
      </w:del>
      <w:ins w:id="91311" w:author="Claude" w:date="2026-10-25T12:00:00Z">
        <w:r>
          <w:t xml:space="preserve">☒ Seite X von Y vorhanden</w:t>
        </w:r>
      </w:ins>
      <w:r>
        <w:br/>
      </w:r>
      <w:del w:id="91312" w:author="Claude" w:date="2026-10-25T12:00:00Z">
        <w:r>
          <w:delText>☐ Alles in einem PDF zusammengeführt</w:delText>
        </w:r>
      </w:del>
      <w:ins w:id="91313" w:author="Claude" w:date="2026-10-25T12:00:00Z">
        <w:r>
          <w:t xml:space="preserve">☒ Alles in einem PDF zusammengeführt</w:t>
        </w:r>
      </w:ins>
      <w:r>
        <w:br/>
      </w:r>
      <w:del w:id="91314" w:author="Claude" w:date="2026-10-25T12:00:00Z">
        <w:r>
          <w:delText>☐ Quellen belegt</w:delText>
        </w:r>
      </w:del>
      <w:ins w:id="91315" w:author="Claude" w:date="2026-10-25T12:00:00Z">
        <w:r>
          <w:t xml:space="preserve">☒ Quellen belegt</w:t>
        </w:r>
      </w:ins>
      <w:r>
        <w:br/>
      </w:r>
      <w:del w:id="91316" w:author="Claude" w:date="2026-10-25T12:00:00Z">
        <w:r>
          <w:delText>☐ Anhang ersichtlich bei grossen Teildokumenten</w:delText>
        </w:r>
      </w:del>
      <w:ins w:id="91317" w:author="Claude" w:date="2026-10-25T12:00:00Z">
        <w:r>
          <w:t xml:space="preserve">☒ Anhang ersichtlich bei grossen Teildokumenten</w:t>
        </w:r>
      </w:ins>
      <w:r>
        <w:br/>
      </w:r>
      <w:del w:id="91320" w:author="Claude" w:date="2026-10-25T12:00:00Z">
        <w:r>
          <w:delText>☐ Individuelle Reflexion je Teammitglied</w:delText>
        </w:r>
      </w:del>
      <w:ins w:id="91321" w:author="Claude" w:date="2026-10-25T12:00:00Z">
        <w:r>
          <w:t xml:space="preserve">☒ Individuelle Reflexion je Teammitglied</w:t>
        </w:r>
      </w:ins>
      <w:r>
        <w:br/>
      </w:r>
      <w:del w:id="91318" w:author="Claude" w:date="2026-10-25T12:00:00Z">
        <w:r>
          <w:delText>☐ Termingerecht abgegeben</w:delText>
        </w:r>
      </w:del>
      <w:ins w:id="91319" w:author="Claude" w:date="2026-10-25T12:00:00Z">
        <w:r>
          <w:t xml:space="preserve">☒ Termingerecht abgegeben</w:t>
        </w:r>
      </w:ins>
    </w:p>
    <w:p w14:paraId="26FB3493" w14:textId="77777777" w:rsidR="000F1252" w:rsidRDefault="000F1252"/>
    <w:p w14:paraId="0E1CB9B5" w14:textId="71024D8A" w:rsidR="000F1252" w:rsidRDefault="00245843">
      <w:pPr>
        <w:pStyle w:val="berschrift2"/>
      </w:pPr>
      <w:bookmarkStart w:id="110" w:name="_heading=h.pqbyzroovxi8"/>
      <w:bookmarkStart w:id="111" w:name="_Toc1893122164"/>
      <w:bookmarkStart w:id="112" w:name="_Toc243474859"/>
      <w:bookmarkStart w:id="113" w:name="_Toc1448051368"/>
      <w:bookmarkEnd w:id="110"/>
      <w:r>
        <w:t>Präsentation und Demonstration</w:t>
      </w:r>
      <w:bookmarkEnd w:id="111"/>
      <w:bookmarkEnd w:id="112"/>
      <w:bookmarkEnd w:id="113"/>
    </w:p>
    <w:p>
      <w:pPr>
        <w:rPr>
          <w:ins w:id="91328" w:author="Claude" w:date="2026-10-25T12:00:00Z"/>
        </w:rPr>
      </w:pPr>
      <w:ins w:id="91329" w:author="Claude" w:date="2026-10-25T12:00:00Z">
        <w:r>
          <w:t xml:space="preserve">☐ Präsentationsfolien (Präsentation nach der Abgabe)</w:t>
        </w:r>
        <w:r>
          <w:br/>
        </w:r>
        <w:r>
          <w:t xml:space="preserve">☐ Live-Demo mit Prompt-Cases: P1, P3, P5 und ein Folge-Prompt (Realisierung, Abschnitt 3)</w:t>
        </w:r>
        <w:r>
          <w:br/>
        </w:r>
        <w:r>
          <w:t xml:space="preserve">☒ Dokumentation für den User: Kurzanleitung «Bilder erstellen mit ChatGPT» mit Einrichtung und Anwendung (Kapitel «Benutzeranleitung»)</w:t>
        </w:r>
      </w:ins>
    </w:p>
    <w:p w14:paraId="7F0D011C" w14:textId="77777777" w:rsidR="000F1252" w:rsidRDefault="00245843">
      <w:pPr>
        <w:numPr>
          <w:ilvl w:val="0"/>
          <w:numId w:val="3"/>
        </w:numPr>
        <w:pBdr>
          <w:top w:val="nil"/>
          <w:left w:val="nil"/>
          <w:bottom w:val="nil"/>
          <w:right w:val="nil"/>
          <w:between w:val="nil"/>
        </w:pBdr>
        <w:spacing w:after="0"/>
        <w:rPr>
          <w:del w:id="91323" w:author="Claude" w:date="2026-10-25T12:00:00Z"/>
          <w:color w:val="4A86E8"/>
        </w:rPr>
      </w:pPr>
      <w:del w:id="91322" w:author="Claude" w:date="2026-10-25T12:00:00Z">
        <w:r>
          <w:rPr>
            <w:color w:val="4A86E8"/>
          </w:rPr>
          <w:delText>Präsentationsfolien</w:delText>
        </w:r>
      </w:del>
    </w:p>
    <w:p w14:paraId="30F07D65" w14:textId="77777777" w:rsidR="000F1252" w:rsidRPr="00B26184" w:rsidRDefault="00245843">
      <w:pPr>
        <w:numPr>
          <w:ilvl w:val="0"/>
          <w:numId w:val="3"/>
        </w:numPr>
        <w:pBdr>
          <w:top w:val="nil"/>
          <w:left w:val="nil"/>
          <w:bottom w:val="nil"/>
          <w:right w:val="nil"/>
          <w:between w:val="nil"/>
        </w:pBdr>
        <w:spacing w:after="0"/>
        <w:rPr>
          <w:del w:id="91325" w:author="Claude" w:date="2026-10-25T12:00:00Z"/>
          <w:color w:val="4A86E8"/>
          <w:lang w:val="en-US"/>
        </w:rPr>
      </w:pPr>
      <w:del w:id="91324" w:author="Claude" w:date="2026-10-25T12:00:00Z">
        <w:r w:rsidRPr="00B26184">
          <w:rPr>
            <w:color w:val="4A86E8"/>
            <w:lang w:val="en-US"/>
          </w:rPr>
          <w:delText xml:space="preserve">Demo (live Demo </w:delText>
        </w:r>
        <w:r w:rsidRPr="00B26184">
          <w:rPr>
            <w:color w:val="4A86E8"/>
            <w:lang w:val="en-US"/>
          </w:rPr>
          <w:delText>mit</w:delText>
        </w:r>
        <w:r w:rsidRPr="00B26184">
          <w:rPr>
            <w:color w:val="4A86E8"/>
            <w:lang w:val="en-US"/>
          </w:rPr>
          <w:delText xml:space="preserve"> Prompt-Cases </w:delText>
        </w:r>
        <w:r w:rsidRPr="00B26184">
          <w:rPr>
            <w:color w:val="4A86E8"/>
            <w:lang w:val="en-US"/>
          </w:rPr>
          <w:delText>empfohlen</w:delText>
        </w:r>
        <w:r w:rsidRPr="00B26184">
          <w:rPr>
            <w:color w:val="4A86E8"/>
            <w:lang w:val="en-US"/>
          </w:rPr>
          <w:delText>)</w:delText>
        </w:r>
      </w:del>
      <w:proofErr w:type="spellStart"/>
      <w:proofErr w:type="spellEnd"/>
      <w:proofErr w:type="spellStart"/>
      <w:proofErr w:type="spellEnd"/>
    </w:p>
    <w:p w14:paraId="150746AA" w14:textId="77777777" w:rsidR="000F1252" w:rsidRDefault="00245843">
      <w:pPr>
        <w:numPr>
          <w:ilvl w:val="0"/>
          <w:numId w:val="3"/>
        </w:numPr>
        <w:pBdr>
          <w:top w:val="nil"/>
          <w:left w:val="nil"/>
          <w:bottom w:val="nil"/>
          <w:right w:val="nil"/>
          <w:between w:val="nil"/>
        </w:pBdr>
        <w:rPr>
          <w:del w:id="91327" w:author="Claude" w:date="2026-10-25T12:00:00Z"/>
          <w:color w:val="4A86E8"/>
        </w:rPr>
      </w:pPr>
      <w:del w:id="91326" w:author="Claude" w:date="2026-10-25T12:00:00Z">
        <w:r>
          <w:rPr>
            <w:color w:val="4A86E8"/>
          </w:rPr>
          <w:delText xml:space="preserve">Dokumentation für den User mit Installations- und </w:delText>
        </w:r>
        <w:r>
          <w:rPr>
            <w:color w:val="4A86E8"/>
          </w:rPr>
          <w:delText>Anwendungsguide</w:delText>
        </w:r>
        <w:r>
          <w:rPr>
            <w:color w:val="4A86E8"/>
          </w:rPr>
          <w:delText>.</w:delText>
        </w:r>
      </w:del>
      <w:proofErr w:type="spellStart"/>
      <w:proofErr w:type="spellEnd"/>
    </w:p>
    <w:p w14:paraId="532E995C" w14:textId="77777777" w:rsidR="000F1252" w:rsidRDefault="000F1252"/>
    <w:p w14:paraId="3DBE41B4" w14:textId="35BF43C0" w:rsidR="000F1252" w:rsidRDefault="00245843">
      <w:pPr>
        <w:pStyle w:val="berschrift1"/>
      </w:pPr>
      <w:bookmarkStart w:id="114" w:name="_heading=h.ezc27rlusws"/>
      <w:bookmarkStart w:id="115" w:name="_Toc1953401254"/>
      <w:bookmarkStart w:id="116" w:name="_Toc243474860"/>
      <w:bookmarkStart w:id="117" w:name="_Toc1941275826"/>
      <w:bookmarkEnd w:id="114"/>
      <w:r>
        <w:t>Quellenverzeichnis</w:t>
      </w:r>
      <w:bookmarkEnd w:id="115"/>
      <w:bookmarkEnd w:id="116"/>
      <w:bookmarkEnd w:id="117"/>
    </w:p>
    <w:p w14:paraId="46EB63B7" w14:textId="77777777" w:rsidR="000F1252" w:rsidRDefault="00245843">
      <w:r>
        <w:t>Belbin (o. J.): Belbin Team Roles. https://www.belbin.com/about/belbin-team-roles (Zugriff am 03.10.2026).</w:t>
      </w:r>
    </w:p>
    <w:p w14:paraId="4F5D4EB4" w14:textId="77777777" w:rsidR="000F1252" w:rsidRDefault="00245843">
      <w:r>
        <w:t>Google (o. J.): Gemini-Apps: Nutzungslimits und Upgrades für Google AI-Abos. https://support.google.com/gemini/answer/16275805?hl=de (Zugriff am 12.10.2026).</w:t>
      </w:r>
    </w:p>
    <w:p w14:paraId="49A12675" w14:textId="77777777" w:rsidR="000F1252" w:rsidRDefault="00245843">
      <w:r>
        <w:t>Kanton Zürich (o. J.): Schulferien. https://www.zh.ch/de/bildung/bildungssystem/schulferien.html (Zugriff am 02.10.2026).</w:t>
      </w:r>
    </w:p>
    <w:p w14:paraId="464D32E4" w14:textId="77777777" w:rsidR="000F1252" w:rsidRDefault="00245843">
      <w:proofErr w:type="spellStart"/>
      <w:r>
        <w:t>Leonardo.Ai</w:t>
      </w:r>
      <w:proofErr w:type="spellEnd"/>
      <w:r>
        <w:t xml:space="preserve"> (o. J.): Pricing. https://leonardo.ai/pricing/ (Zugriff am 02.10.2026).</w:t>
      </w:r>
    </w:p>
    <w:p w14:paraId="1AA62D3F" w14:textId="77777777" w:rsidR="000F1252" w:rsidRDefault="00245843">
      <w:r>
        <w:t xml:space="preserve">Lewis, S.; </w:t>
      </w:r>
      <w:proofErr w:type="spellStart"/>
      <w:r>
        <w:t>Lutkevich</w:t>
      </w:r>
      <w:proofErr w:type="spellEnd"/>
      <w:r>
        <w:t>, B.; Kirvan, P. (2024): Was ist Wasserfallmodell? ComputerWeekly.de. https://www.computerweekly.com/de/definition/Wasserfallmodell (Zugriff am 02.10.2026).</w:t>
      </w:r>
    </w:p>
    <w:p w14:paraId="74228A3F" w14:textId="77777777" w:rsidR="000F1252" w:rsidRDefault="00245843">
      <w:r>
        <w:t>Lexware (2026): Lastenheft: Alle wichtigen Informationen nachlesen. https://www.lexware.de/wissen/unternehmerlexikon/lastenheft/ (Zugriff am 03.10.2026).</w:t>
      </w:r>
    </w:p>
    <w:p w14:paraId="6C1E9436" w14:textId="77777777" w:rsidR="000F1252" w:rsidRDefault="00245843">
      <w:proofErr w:type="spellStart"/>
      <w:r>
        <w:t>microTOOL</w:t>
      </w:r>
      <w:proofErr w:type="spellEnd"/>
      <w:r>
        <w:t xml:space="preserve"> (2026): Was ist eine RACI-Matrix? https://www.microtool.de/wissen-online/raci-matrix/ (Zugriff am 03.10.2026).</w:t>
      </w:r>
    </w:p>
    <w:p w14:paraId="6C28C916" w14:textId="77777777" w:rsidR="00FE42B3" w:rsidRDefault="00625A4E">
      <w:r>
        <w:t>OpenAI (o. J.): Nutzungsbedingungen. https://openai.com/policies/eu-terms-of-use/ (Zugriff am 11.10.2026).</w:t>
      </w:r>
    </w:p>
    <w:p w14:paraId="73B7395D" w14:textId="77777777" w:rsidR="000F1252" w:rsidRDefault="00245843">
      <w:r>
        <w:t>Rengel, A. et al. (2025): Skript M306 – IT-Kleinprojekte abwickeln, Version 3.1.5. Technische Berufsschule Zürich. Im Text zitiert als «Skript M306».</w:t>
      </w:r>
    </w:p>
    <w:p w14:paraId="5720A609" w14:textId="77777777" w:rsidR="000F1252" w:rsidRDefault="00245843">
      <w:proofErr w:type="spellStart"/>
      <w:r>
        <w:lastRenderedPageBreak/>
        <w:t>Rübel</w:t>
      </w:r>
      <w:proofErr w:type="spellEnd"/>
      <w:r>
        <w:t>, M. (2026): Nutzwertanalyse: Einfache Erklärung und Beispiel. Munich Business School, BWL-Lexikon. https://www.munich-business-school.de/l/bwl-lexikon/nutzwertanalyse (Zugriff am 03.10.2026).</w:t>
      </w:r>
    </w:p>
    <w:p w14:paraId="1A8E8DD9" w14:textId="77777777" w:rsidR="000F1252" w:rsidRDefault="00245843">
      <w:r>
        <w:t xml:space="preserve">Schwaber, K.; Sutherland, J. (2020): The 2020 </w:t>
      </w:r>
      <w:proofErr w:type="spellStart"/>
      <w:r>
        <w:t>Scrum</w:t>
      </w:r>
      <w:proofErr w:type="spellEnd"/>
      <w:r>
        <w:t xml:space="preserve"> Guide. https://scrumguides.org/scrum-guide.html (Zugriff am 03.10.2026).</w:t>
      </w:r>
    </w:p>
    <w:p w14:paraId="69E48ADB" w14:textId="73C1A7C7" w:rsidR="000F1252" w:rsidRDefault="00245843">
      <w:pPr>
        <w:pStyle w:val="berschrift1"/>
      </w:pPr>
      <w:bookmarkStart w:id="118" w:name="_heading=h.dkospo7zhkpz"/>
      <w:bookmarkStart w:id="119" w:name="_Toc314200253"/>
      <w:bookmarkStart w:id="120" w:name="_Toc243474861"/>
      <w:bookmarkStart w:id="121" w:name="_Toc1048637763"/>
      <w:bookmarkEnd w:id="118"/>
      <w:r>
        <w:t>Abkürzungsverzeichnis</w:t>
      </w:r>
      <w:bookmarkEnd w:id="119"/>
      <w:bookmarkEnd w:id="120"/>
      <w:bookmarkEnd w:id="121"/>
    </w:p>
    <w:tbl>
      <w:tblPr>
        <w:tblStyle w:val="a3"/>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0F1252" w14:paraId="5CECFF49" w14:textId="77777777">
        <w:trPr>
          <w:cantSplit/>
          <w:tblHeader/>
        </w:trPr>
        <w:tc>
          <w:tcPr>
            <w:tcW w:w="2268" w:type="dxa"/>
            <w:vAlign w:val="center"/>
          </w:tcPr>
          <w:p w14:paraId="7FAFE944" w14:textId="77777777" w:rsidR="000F1252" w:rsidRDefault="00245843">
            <w:r>
              <w:t>Abk.</w:t>
            </w:r>
          </w:p>
        </w:tc>
        <w:tc>
          <w:tcPr>
            <w:tcW w:w="6803" w:type="dxa"/>
            <w:vAlign w:val="center"/>
          </w:tcPr>
          <w:p w14:paraId="1A94E39F" w14:textId="77777777" w:rsidR="000F1252" w:rsidRDefault="00245843">
            <w:r>
              <w:t>Bedeutung</w:t>
            </w:r>
          </w:p>
        </w:tc>
      </w:tr>
      <w:tr w:rsidR="000F1252" w14:paraId="63E13DA1" w14:textId="77777777">
        <w:trPr>
          <w:cantSplit/>
        </w:trPr>
        <w:tc>
          <w:tcPr>
            <w:tcW w:w="2268" w:type="dxa"/>
            <w:vAlign w:val="center"/>
          </w:tcPr>
          <w:p w14:paraId="0B0A7A06" w14:textId="77777777" w:rsidR="000F1252" w:rsidRDefault="00245843">
            <w:r>
              <w:t>A1–A8</w:t>
            </w:r>
          </w:p>
        </w:tc>
        <w:tc>
          <w:tcPr>
            <w:tcW w:w="6803" w:type="dxa"/>
            <w:vAlign w:val="center"/>
          </w:tcPr>
          <w:p w14:paraId="2BF7FE3D" w14:textId="77777777" w:rsidR="000F1252" w:rsidRDefault="00245843">
            <w:del w:id="91619" w:author="Claude" w:date="2026-10-25T12:00:00Z">
              <w:r>
                <w:delText>Anforderungen 1 bis 8 (Pflichtenheft)</w:delText>
              </w:r>
            </w:del>
            <w:ins w:id="91620" w:author="Claude" w:date="2026-10-25T12:00:00Z">
              <w:r>
                <w:t xml:space="preserve">Anforderungen 1 bis 8 (Lastenheft)</w:t>
              </w:r>
            </w:ins>
          </w:p>
        </w:tc>
      </w:tr>
      <w:tr w:rsidR="000F1252" w14:paraId="3A5CEE5E" w14:textId="77777777">
        <w:trPr>
          <w:cantSplit/>
        </w:trPr>
        <w:tc>
          <w:tcPr>
            <w:tcW w:w="2268" w:type="dxa"/>
            <w:vAlign w:val="center"/>
          </w:tcPr>
          <w:p w14:paraId="530630AA" w14:textId="77777777" w:rsidR="000F1252" w:rsidRDefault="00245843">
            <w:r>
              <w:t>API</w:t>
            </w:r>
          </w:p>
        </w:tc>
        <w:tc>
          <w:tcPr>
            <w:tcW w:w="6803" w:type="dxa"/>
            <w:vAlign w:val="center"/>
          </w:tcPr>
          <w:p w14:paraId="2F85C82B" w14:textId="77777777" w:rsidR="000F1252" w:rsidRDefault="00245843">
            <w:proofErr w:type="spellStart"/>
            <w:r>
              <w:t>Application</w:t>
            </w:r>
            <w:proofErr w:type="spellEnd"/>
            <w:r>
              <w:t xml:space="preserve"> </w:t>
            </w:r>
            <w:proofErr w:type="spellStart"/>
            <w:r>
              <w:t>Programming</w:t>
            </w:r>
            <w:proofErr w:type="spellEnd"/>
            <w:r>
              <w:t xml:space="preserve"> Interface (Programmierschnittstelle)</w:t>
            </w:r>
          </w:p>
        </w:tc>
      </w:tr>
      <w:tr w:rsidR="000F1252" w14:paraId="6A2EDF1D" w14:textId="77777777">
        <w:trPr>
          <w:cantSplit/>
        </w:trPr>
        <w:tc>
          <w:tcPr>
            <w:tcW w:w="2268" w:type="dxa"/>
            <w:vAlign w:val="center"/>
          </w:tcPr>
          <w:p w14:paraId="1A315056" w14:textId="77777777" w:rsidR="000F1252" w:rsidRDefault="00245843">
            <w:r>
              <w:t>CHF</w:t>
            </w:r>
          </w:p>
        </w:tc>
        <w:tc>
          <w:tcPr>
            <w:tcW w:w="6803" w:type="dxa"/>
            <w:vAlign w:val="center"/>
          </w:tcPr>
          <w:p w14:paraId="70E3B1F4" w14:textId="77777777" w:rsidR="000F1252" w:rsidRDefault="00245843">
            <w:r>
              <w:t>Schweizer Franken</w:t>
            </w:r>
          </w:p>
        </w:tc>
      </w:tr>
      <w:tr w:rsidR="000F1252" w14:paraId="3781A444" w14:textId="77777777">
        <w:trPr>
          <w:cantSplit/>
        </w:trPr>
        <w:tc>
          <w:tcPr>
            <w:tcW w:w="2268" w:type="dxa"/>
            <w:vAlign w:val="center"/>
          </w:tcPr>
          <w:p w14:paraId="233256F2" w14:textId="77777777" w:rsidR="000F1252" w:rsidRDefault="00245843">
            <w:r>
              <w:t>DIN</w:t>
            </w:r>
          </w:p>
        </w:tc>
        <w:tc>
          <w:tcPr>
            <w:tcW w:w="6803" w:type="dxa"/>
            <w:vAlign w:val="center"/>
          </w:tcPr>
          <w:p w14:paraId="5D3E3B9B" w14:textId="77777777" w:rsidR="000F1252" w:rsidRDefault="00245843">
            <w:r>
              <w:t>Deutsches Institut für Normung</w:t>
            </w:r>
          </w:p>
        </w:tc>
      </w:tr>
      <w:tr w:rsidR="000F1252" w14:paraId="2C3EF4F7" w14:textId="77777777">
        <w:trPr>
          <w:cantSplit/>
        </w:trPr>
        <w:tc>
          <w:tcPr>
            <w:tcW w:w="2268" w:type="dxa"/>
            <w:vAlign w:val="center"/>
          </w:tcPr>
          <w:p w14:paraId="0387A152" w14:textId="77777777" w:rsidR="000F1252" w:rsidRDefault="00245843">
            <w:r>
              <w:t>IPERKA</w:t>
            </w:r>
          </w:p>
        </w:tc>
        <w:tc>
          <w:tcPr>
            <w:tcW w:w="6803" w:type="dxa"/>
            <w:vAlign w:val="center"/>
          </w:tcPr>
          <w:p w14:paraId="05446763" w14:textId="77777777" w:rsidR="000F1252" w:rsidRDefault="00245843">
            <w:r>
              <w:t>Informieren, Planen, Entscheiden, Realisieren, Kontrollieren, Auswerten</w:t>
            </w:r>
          </w:p>
        </w:tc>
      </w:tr>
      <w:tr w:rsidR="00FE42B3" w14:paraId="3E997B3A" w14:textId="77777777">
        <w:trPr>
          <w:cantSplit/>
        </w:trPr>
        <w:tc>
          <w:tcPr>
            <w:tcW w:w="2268" w:type="dxa"/>
            <w:vAlign w:val="center"/>
          </w:tcPr>
          <w:p w14:paraId="064883D2" w14:textId="77777777" w:rsidR="00FE42B3" w:rsidRDefault="00625A4E">
            <w:r>
              <w:t>JPEG</w:t>
            </w:r>
          </w:p>
        </w:tc>
        <w:tc>
          <w:tcPr>
            <w:tcW w:w="6803" w:type="dxa"/>
            <w:vAlign w:val="center"/>
          </w:tcPr>
          <w:p w14:paraId="26F5CBD5" w14:textId="77777777" w:rsidR="00FE42B3" w:rsidRDefault="00625A4E">
            <w:r>
              <w:t xml:space="preserve">Joint </w:t>
            </w:r>
            <w:proofErr w:type="spellStart"/>
            <w:r>
              <w:t>Photographic</w:t>
            </w:r>
            <w:proofErr w:type="spellEnd"/>
            <w:r>
              <w:t xml:space="preserve"> </w:t>
            </w:r>
            <w:proofErr w:type="spellStart"/>
            <w:r>
              <w:t>Experts</w:t>
            </w:r>
            <w:proofErr w:type="spellEnd"/>
            <w:r>
              <w:t xml:space="preserve"> Group (Bildformat)</w:t>
            </w:r>
          </w:p>
        </w:tc>
      </w:tr>
      <w:tr w:rsidR="000F1252" w14:paraId="0CDAF85E" w14:textId="77777777">
        <w:trPr>
          <w:cantSplit/>
        </w:trPr>
        <w:tc>
          <w:tcPr>
            <w:tcW w:w="2268" w:type="dxa"/>
            <w:vAlign w:val="center"/>
          </w:tcPr>
          <w:p w14:paraId="21193989" w14:textId="77777777" w:rsidR="000F1252" w:rsidRDefault="00245843">
            <w:r>
              <w:t>K1–K10</w:t>
            </w:r>
          </w:p>
        </w:tc>
        <w:tc>
          <w:tcPr>
            <w:tcW w:w="6803" w:type="dxa"/>
            <w:vAlign w:val="center"/>
          </w:tcPr>
          <w:p w14:paraId="5FC111F6" w14:textId="77777777" w:rsidR="000F1252" w:rsidRDefault="00245843">
            <w:r>
              <w:t>Kriterien 1 bis 10 (Nutzwertanalyse)</w:t>
            </w:r>
          </w:p>
        </w:tc>
      </w:tr>
      <w:tr w:rsidR="000F1252" w14:paraId="239C5F2E" w14:textId="77777777">
        <w:trPr>
          <w:cantSplit/>
        </w:trPr>
        <w:tc>
          <w:tcPr>
            <w:tcW w:w="2268" w:type="dxa"/>
            <w:vAlign w:val="center"/>
          </w:tcPr>
          <w:p w14:paraId="4776D423" w14:textId="77777777" w:rsidR="000F1252" w:rsidRDefault="00245843">
            <w:r>
              <w:t>KI</w:t>
            </w:r>
          </w:p>
        </w:tc>
        <w:tc>
          <w:tcPr>
            <w:tcW w:w="6803" w:type="dxa"/>
            <w:vAlign w:val="center"/>
          </w:tcPr>
          <w:p w14:paraId="34B52014" w14:textId="77777777" w:rsidR="000F1252" w:rsidRDefault="00245843">
            <w:r>
              <w:t>Künstliche Intelligenz</w:t>
            </w:r>
          </w:p>
        </w:tc>
      </w:tr>
      <w:tr w:rsidR="000F1252" w14:paraId="66F54AF8" w14:textId="77777777">
        <w:trPr>
          <w:cantSplit/>
        </w:trPr>
        <w:tc>
          <w:tcPr>
            <w:tcW w:w="2268" w:type="dxa"/>
            <w:vAlign w:val="center"/>
          </w:tcPr>
          <w:p w14:paraId="40FC3F3A" w14:textId="77777777" w:rsidR="000F1252" w:rsidRDefault="00245843">
            <w:r>
              <w:t>KW</w:t>
            </w:r>
          </w:p>
        </w:tc>
        <w:tc>
          <w:tcPr>
            <w:tcW w:w="6803" w:type="dxa"/>
            <w:vAlign w:val="center"/>
          </w:tcPr>
          <w:p w14:paraId="281273E8" w14:textId="77777777" w:rsidR="000F1252" w:rsidRDefault="00245843">
            <w:r>
              <w:t>Kalenderwoche</w:t>
            </w:r>
          </w:p>
        </w:tc>
      </w:tr>
      <w:tr w:rsidR="000F1252" w14:paraId="5D7C1670" w14:textId="77777777">
        <w:trPr>
          <w:cantSplit/>
        </w:trPr>
        <w:tc>
          <w:tcPr>
            <w:tcW w:w="2268" w:type="dxa"/>
            <w:vAlign w:val="center"/>
          </w:tcPr>
          <w:p w14:paraId="6B49F511" w14:textId="77777777" w:rsidR="000F1252" w:rsidRDefault="00245843">
            <w:r>
              <w:t>M0–M5</w:t>
            </w:r>
          </w:p>
        </w:tc>
        <w:tc>
          <w:tcPr>
            <w:tcW w:w="6803" w:type="dxa"/>
            <w:vAlign w:val="center"/>
          </w:tcPr>
          <w:p w14:paraId="0F4B7960" w14:textId="77777777" w:rsidR="000F1252" w:rsidRDefault="00245843">
            <w:r>
              <w:t>Meilensteine 0 bis 5</w:t>
            </w:r>
          </w:p>
        </w:tc>
      </w:tr>
      <w:tr w:rsidR="000F1252" w14:paraId="0DC42272" w14:textId="77777777">
        <w:trPr>
          <w:cantSplit/>
        </w:trPr>
        <w:tc>
          <w:tcPr>
            <w:tcW w:w="2268" w:type="dxa"/>
            <w:vAlign w:val="center"/>
          </w:tcPr>
          <w:p w14:paraId="7C75BA39" w14:textId="77777777" w:rsidR="000F1252" w:rsidRDefault="00245843">
            <w:r>
              <w:t>M306</w:t>
            </w:r>
          </w:p>
        </w:tc>
        <w:tc>
          <w:tcPr>
            <w:tcW w:w="6803" w:type="dxa"/>
            <w:vAlign w:val="center"/>
          </w:tcPr>
          <w:p w14:paraId="4B76205B" w14:textId="77777777" w:rsidR="000F1252" w:rsidRDefault="00245843">
            <w:r>
              <w:t>Modul 306 «IT-Kleinprojekte abwickeln»</w:t>
            </w:r>
          </w:p>
        </w:tc>
      </w:tr>
      <w:tr w:rsidR="00FE42B3" w14:paraId="5F36AB18" w14:textId="77777777">
        <w:trPr>
          <w:cantSplit/>
        </w:trPr>
        <w:tc>
          <w:tcPr>
            <w:tcW w:w="2268" w:type="dxa"/>
            <w:vAlign w:val="center"/>
          </w:tcPr>
          <w:p w14:paraId="386A2BA8" w14:textId="77777777" w:rsidR="00FE42B3" w:rsidRDefault="00625A4E">
            <w:r>
              <w:t>M426</w:t>
            </w:r>
          </w:p>
        </w:tc>
        <w:tc>
          <w:tcPr>
            <w:tcW w:w="6803" w:type="dxa"/>
            <w:vAlign w:val="center"/>
          </w:tcPr>
          <w:p w14:paraId="5C19A75E" w14:textId="77777777" w:rsidR="00FE42B3" w:rsidRDefault="00625A4E">
            <w:r>
              <w:t>Modul 426 «Software mit agilen Methoden entwickeln»</w:t>
            </w:r>
          </w:p>
        </w:tc>
      </w:tr>
      <w:tr w:rsidR="00FE42B3" w14:paraId="3AF24623" w14:textId="77777777">
        <w:trPr>
          <w:cantSplit/>
        </w:trPr>
        <w:tc>
          <w:tcPr>
            <w:tcW w:w="2268" w:type="dxa"/>
            <w:vAlign w:val="center"/>
          </w:tcPr>
          <w:p w14:paraId="4F4EB1C7" w14:textId="77777777" w:rsidR="00FE42B3" w:rsidRDefault="00625A4E">
            <w:r>
              <w:t>M431</w:t>
            </w:r>
          </w:p>
        </w:tc>
        <w:tc>
          <w:tcPr>
            <w:tcW w:w="6803" w:type="dxa"/>
            <w:vAlign w:val="center"/>
          </w:tcPr>
          <w:p w14:paraId="1906F503" w14:textId="77777777" w:rsidR="00FE42B3" w:rsidRDefault="00625A4E">
            <w:r>
              <w:t>Modul 431 «Aufträge im eigenen Berufsumfeld selbständig durchführen»</w:t>
            </w:r>
          </w:p>
        </w:tc>
      </w:tr>
      <w:tr w:rsidR="000F1252" w14:paraId="55F41C3C" w14:textId="77777777">
        <w:trPr>
          <w:cantSplit/>
        </w:trPr>
        <w:tc>
          <w:tcPr>
            <w:tcW w:w="2268" w:type="dxa"/>
            <w:vAlign w:val="center"/>
          </w:tcPr>
          <w:p w14:paraId="7B798294" w14:textId="77777777" w:rsidR="000F1252" w:rsidRDefault="00245843">
            <w:r>
              <w:t>P × I</w:t>
            </w:r>
          </w:p>
        </w:tc>
        <w:tc>
          <w:tcPr>
            <w:tcW w:w="6803" w:type="dxa"/>
            <w:vAlign w:val="center"/>
          </w:tcPr>
          <w:p w14:paraId="7F936E1C" w14:textId="77777777" w:rsidR="000F1252" w:rsidRDefault="00245843">
            <w:proofErr w:type="spellStart"/>
            <w:r>
              <w:t>Probability</w:t>
            </w:r>
            <w:proofErr w:type="spellEnd"/>
            <w:r>
              <w:t xml:space="preserve"> × Impact (Wahrscheinlichkeit × Auswirkung)</w:t>
            </w:r>
          </w:p>
        </w:tc>
      </w:tr>
      <w:tr w:rsidR="000F1252" w14:paraId="6298AE84" w14:textId="77777777">
        <w:trPr>
          <w:cantSplit/>
        </w:trPr>
        <w:tc>
          <w:tcPr>
            <w:tcW w:w="2268" w:type="dxa"/>
            <w:vAlign w:val="center"/>
          </w:tcPr>
          <w:p w14:paraId="10EC1193" w14:textId="77777777" w:rsidR="000F1252" w:rsidRDefault="00245843">
            <w:r>
              <w:t>P1–P6</w:t>
            </w:r>
          </w:p>
        </w:tc>
        <w:tc>
          <w:tcPr>
            <w:tcW w:w="6803" w:type="dxa"/>
            <w:vAlign w:val="center"/>
          </w:tcPr>
          <w:p w14:paraId="4B6AFDD5" w14:textId="77777777" w:rsidR="000F1252" w:rsidRDefault="00245843">
            <w:r>
              <w:t>Test-Prompts 1 bis 6</w:t>
            </w:r>
          </w:p>
        </w:tc>
      </w:tr>
      <w:tr w:rsidR="000F1252" w14:paraId="509DA381" w14:textId="77777777">
        <w:trPr>
          <w:cantSplit/>
        </w:trPr>
        <w:tc>
          <w:tcPr>
            <w:tcW w:w="2268" w:type="dxa"/>
            <w:vAlign w:val="center"/>
          </w:tcPr>
          <w:p w14:paraId="166BEB80" w14:textId="77777777" w:rsidR="000F1252" w:rsidRDefault="00245843">
            <w:r>
              <w:t>PDF</w:t>
            </w:r>
          </w:p>
        </w:tc>
        <w:tc>
          <w:tcPr>
            <w:tcW w:w="6803" w:type="dxa"/>
            <w:vAlign w:val="center"/>
          </w:tcPr>
          <w:p w14:paraId="45365668" w14:textId="77777777" w:rsidR="000F1252" w:rsidRDefault="00245843">
            <w:r>
              <w:t xml:space="preserve">Portable </w:t>
            </w:r>
            <w:proofErr w:type="spellStart"/>
            <w:r>
              <w:t>Document</w:t>
            </w:r>
            <w:proofErr w:type="spellEnd"/>
            <w:r>
              <w:t xml:space="preserve"> Format</w:t>
            </w:r>
          </w:p>
        </w:tc>
      </w:tr>
      <w:tr w:rsidR="000F1252" w14:paraId="69B48C54" w14:textId="77777777">
        <w:trPr>
          <w:cantSplit/>
        </w:trPr>
        <w:tc>
          <w:tcPr>
            <w:tcW w:w="2268" w:type="dxa"/>
            <w:vAlign w:val="center"/>
          </w:tcPr>
          <w:p w14:paraId="4A966FE4" w14:textId="77777777" w:rsidR="000F1252" w:rsidRDefault="00245843">
            <w:r>
              <w:t>PL</w:t>
            </w:r>
          </w:p>
        </w:tc>
        <w:tc>
          <w:tcPr>
            <w:tcW w:w="6803" w:type="dxa"/>
            <w:vAlign w:val="center"/>
          </w:tcPr>
          <w:p w14:paraId="084F6A7A" w14:textId="77777777" w:rsidR="000F1252" w:rsidRDefault="00245843">
            <w:r>
              <w:t>Projektleiter/in</w:t>
            </w:r>
          </w:p>
        </w:tc>
      </w:tr>
      <w:tr w:rsidR="00FE42B3" w14:paraId="27F3D7EC" w14:textId="77777777">
        <w:trPr>
          <w:cantSplit/>
        </w:trPr>
        <w:tc>
          <w:tcPr>
            <w:tcW w:w="2268" w:type="dxa"/>
            <w:vAlign w:val="center"/>
          </w:tcPr>
          <w:p w14:paraId="4E7873B1" w14:textId="77777777" w:rsidR="00FE42B3" w:rsidRDefault="00625A4E">
            <w:r>
              <w:t>PNG</w:t>
            </w:r>
          </w:p>
        </w:tc>
        <w:tc>
          <w:tcPr>
            <w:tcW w:w="6803" w:type="dxa"/>
            <w:vAlign w:val="center"/>
          </w:tcPr>
          <w:p w14:paraId="7DFB2CD5" w14:textId="77777777" w:rsidR="00FE42B3" w:rsidRDefault="00625A4E">
            <w:r>
              <w:t>Portable Network Graphics (Bildformat)</w:t>
            </w:r>
          </w:p>
        </w:tc>
      </w:tr>
      <w:tr w:rsidR="000F1252" w14:paraId="555EAF22" w14:textId="77777777">
        <w:trPr>
          <w:cantSplit/>
        </w:trPr>
        <w:tc>
          <w:tcPr>
            <w:tcW w:w="2268" w:type="dxa"/>
            <w:vAlign w:val="center"/>
          </w:tcPr>
          <w:p w14:paraId="50AF4BD4" w14:textId="77777777" w:rsidR="000F1252" w:rsidRDefault="00245843">
            <w:r>
              <w:t>R1–R7</w:t>
            </w:r>
          </w:p>
        </w:tc>
        <w:tc>
          <w:tcPr>
            <w:tcW w:w="6803" w:type="dxa"/>
            <w:vAlign w:val="center"/>
          </w:tcPr>
          <w:p w14:paraId="6FFCEEB6" w14:textId="77777777" w:rsidR="000F1252" w:rsidRDefault="00245843">
            <w:r>
              <w:t>Risiken 1 bis 7 (Risikoregister)</w:t>
            </w:r>
          </w:p>
        </w:tc>
      </w:tr>
      <w:tr w:rsidR="000F1252" w14:paraId="3D8C3F68" w14:textId="77777777">
        <w:trPr>
          <w:cantSplit/>
        </w:trPr>
        <w:tc>
          <w:tcPr>
            <w:tcW w:w="2268" w:type="dxa"/>
            <w:vAlign w:val="center"/>
          </w:tcPr>
          <w:p w14:paraId="2C717E4C" w14:textId="77777777" w:rsidR="000F1252" w:rsidRDefault="00245843">
            <w:r>
              <w:t>RACI</w:t>
            </w:r>
          </w:p>
        </w:tc>
        <w:tc>
          <w:tcPr>
            <w:tcW w:w="6803" w:type="dxa"/>
            <w:vAlign w:val="center"/>
          </w:tcPr>
          <w:p w14:paraId="19070660" w14:textId="77777777" w:rsidR="000F1252" w:rsidRDefault="00245843">
            <w:proofErr w:type="spellStart"/>
            <w:r>
              <w:t>Responsible</w:t>
            </w:r>
            <w:proofErr w:type="spellEnd"/>
            <w:r>
              <w:t xml:space="preserve">, </w:t>
            </w:r>
            <w:proofErr w:type="spellStart"/>
            <w:r>
              <w:t>Accountable</w:t>
            </w:r>
            <w:proofErr w:type="spellEnd"/>
            <w:r>
              <w:t xml:space="preserve">, </w:t>
            </w:r>
            <w:proofErr w:type="spellStart"/>
            <w:r>
              <w:t>Consulted</w:t>
            </w:r>
            <w:proofErr w:type="spellEnd"/>
            <w:r>
              <w:t xml:space="preserve">, </w:t>
            </w:r>
            <w:proofErr w:type="spellStart"/>
            <w:r>
              <w:t>Informed</w:t>
            </w:r>
            <w:proofErr w:type="spellEnd"/>
          </w:p>
        </w:tc>
      </w:tr>
      <w:tr w:rsidR="000F1252" w14:paraId="53D233F9" w14:textId="77777777">
        <w:trPr>
          <w:cantSplit/>
        </w:trPr>
        <w:tc>
          <w:tcPr>
            <w:tcW w:w="2268" w:type="dxa"/>
            <w:vAlign w:val="center"/>
          </w:tcPr>
          <w:p w14:paraId="48694AE7" w14:textId="77777777" w:rsidR="000F1252" w:rsidRDefault="00245843">
            <w:r>
              <w:t>SMART</w:t>
            </w:r>
          </w:p>
        </w:tc>
        <w:tc>
          <w:tcPr>
            <w:tcW w:w="6803" w:type="dxa"/>
            <w:vAlign w:val="center"/>
          </w:tcPr>
          <w:p w14:paraId="0A6B5CC2" w14:textId="77777777" w:rsidR="000F1252" w:rsidRDefault="00245843">
            <w:r>
              <w:t>Spezifisch, Messbar, Akzeptiert, Realistisch, Terminiert</w:t>
            </w:r>
          </w:p>
        </w:tc>
      </w:tr>
      <w:tr w:rsidR="000F1252" w14:paraId="25774AD8" w14:textId="77777777">
        <w:trPr>
          <w:cantSplit/>
        </w:trPr>
        <w:tc>
          <w:tcPr>
            <w:tcW w:w="2268" w:type="dxa"/>
            <w:vAlign w:val="center"/>
          </w:tcPr>
          <w:p w14:paraId="4220CBD2" w14:textId="77777777" w:rsidR="000F1252" w:rsidRDefault="00245843">
            <w:r>
              <w:t>TBZ</w:t>
            </w:r>
          </w:p>
        </w:tc>
        <w:tc>
          <w:tcPr>
            <w:tcW w:w="6803" w:type="dxa"/>
            <w:vAlign w:val="center"/>
          </w:tcPr>
          <w:p w14:paraId="7F38147F" w14:textId="77777777" w:rsidR="000F1252" w:rsidRDefault="00245843">
            <w:r>
              <w:t>Technische Berufsschule Zürich</w:t>
            </w:r>
          </w:p>
        </w:tc>
      </w:tr>
    </w:tbl>
    <w:p w14:paraId="6C7EF9F0" w14:textId="2E3FEA85" w:rsidR="000F1252" w:rsidRDefault="00245843">
      <w:pPr>
        <w:pStyle w:val="berschrift1"/>
      </w:pPr>
      <w:bookmarkStart w:id="122" w:name="_heading=h.sp43yke6ttx0"/>
      <w:bookmarkStart w:id="123" w:name="_Toc1112206740"/>
      <w:bookmarkStart w:id="124" w:name="_Toc243474862"/>
      <w:bookmarkStart w:id="125" w:name="_Toc383733102"/>
      <w:bookmarkEnd w:id="122"/>
      <w:r>
        <w:t>Anhang</w:t>
      </w:r>
      <w:bookmarkEnd w:id="123"/>
      <w:bookmarkEnd w:id="124"/>
      <w:bookmarkEnd w:id="125"/>
    </w:p>
    <w:p w14:paraId="5E47523D" w14:textId="5A34C06A" w:rsidR="000F1252" w:rsidRDefault="00245843">
      <w:pPr>
        <w:pStyle w:val="berschrift3"/>
      </w:pPr>
      <w:bookmarkStart w:id="126" w:name="_Toc920468844"/>
      <w:bookmarkStart w:id="127" w:name="_Toc243474863"/>
      <w:bookmarkStart w:id="128" w:name="_Toc1327554501"/>
      <w:r>
        <w:t>Anhang A: Projektplanung (ausgefüllte Excel-Vorlage)</w:t>
      </w:r>
      <w:bookmarkEnd w:id="126"/>
      <w:bookmarkEnd w:id="127"/>
      <w:bookmarkEnd w:id="128"/>
    </w:p>
    <w:p w14:paraId="712AD722" w14:textId="77777777" w:rsidR="000F1252" w:rsidRDefault="00245843">
      <w:r>
        <w:t xml:space="preserve">Datei: M306_Projektplanung_Hunger_Weisshaar.xlsx. </w:t>
      </w:r>
      <w:del w:id="91403" w:author="Claude" w:date="2026-10-25T12:00:00Z">
        <w:r>
          <w:delText xml:space="preserve">Die Tabelle wird im Abgabe-PDF im Querformat angehängt</w:delText>
        </w:r>
      </w:del>
      <w:ins w:id="91404" w:author="Claude" w:date="2026-10-25T12:00:00Z">
        <w:r>
          <w:t xml:space="preserve">Die Tabelle ist am Ende des Abgabe-PDF im Querformat angehängt</w:t>
        </w:r>
      </w:ins>
      <w:r>
        <w:t xml:space="preserve">; der Inhalt entspricht dem Gantt-Plan im Kapitel Projektplanung.</w:t>
      </w:r>
    </w:p>
    <w:p w14:paraId="138C1F8D" w14:textId="6DD57C25" w:rsidR="00FE42B3" w:rsidRDefault="00625A4E">
      <w:pPr>
        <w:pStyle w:val="berschrift3"/>
      </w:pPr>
      <w:bookmarkStart w:id="129" w:name="_Toc148531320"/>
      <w:bookmarkStart w:id="130" w:name="_Toc243474864"/>
      <w:bookmarkStart w:id="131" w:name="_Toc1418869860"/>
      <w:r>
        <w:t>Anhang B: Testprotokoll</w:t>
      </w:r>
      <w:bookmarkEnd w:id="129"/>
      <w:bookmarkEnd w:id="130"/>
      <w:bookmarkEnd w:id="131"/>
    </w:p>
    <w:p w14:paraId="01A322CB" w14:textId="77777777" w:rsidR="00FE42B3" w:rsidRDefault="00625A4E">
      <w:r>
        <w:t xml:space="preserve">Das Testprotokoll zeigt, wie wir die Tests </w:t>
      </w:r>
      <w:del w:id="91621" w:author="Claude" w:date="2026-10-25T12:00:00Z">
        <w:r>
          <w:delText xml:space="preserve">nach dem Testvorgehen im Pflichtenheft durchgeführt</w:delText>
        </w:r>
      </w:del>
      <w:ins w:id="91622" w:author="Claude" w:date="2026-10-25T12:00:00Z">
        <w:r>
          <w:t xml:space="preserve">nach dem Testvorgehen der Nutzwertanalyse durchgeführt</w:t>
        </w:r>
      </w:ins>
      <w:r>
        <w:t xml:space="preserve"> haben. Damit lassen sich die Werte der Nutzwertanalyse nachvollziehen. Beim Testen in der Projektdurchführung entstehen Protokolle</w:t>
      </w:r>
      <w:del w:id="91346" w:author="Claude" w:date="2026-10-25T12:00:00Z">
        <w:r>
          <w:delText xml:space="preserve"> (Skript M306, Kap. 5.3)</w:delText>
        </w:r>
      </w:del>
      <w:r>
        <w:t xml:space="preserve">. Wie die Prüfung dokumentiert wird, legt der Prüfplan fest (Skript M306, Kap. 7.3.1).</w:t>
      </w:r>
    </w:p>
    <w:p w14:paraId="6A7A6C8F" w14:textId="77777777" w:rsidR="00FE42B3" w:rsidRDefault="00625A4E">
      <w:pPr>
        <w:keepNext/>
        <w:spacing w:before="160" w:after="40"/>
      </w:pPr>
      <w:r>
        <w:rPr>
          <w:b/>
          <w:bCs/>
        </w:rPr>
        <w:t>1. Testumgebung und Ablauf</w:t>
      </w:r>
    </w:p>
    <w:p w14:paraId="75A3873C" w14:textId="77777777" w:rsidR="00FE42B3" w:rsidRDefault="00625A4E">
      <w:r>
        <w:t xml:space="preserve">• </w:t>
      </w:r>
      <w:r>
        <w:rPr>
          <w:b/>
          <w:bCs/>
        </w:rPr>
        <w:t xml:space="preserve">Zeitpunkt: </w:t>
      </w:r>
      <w:r>
        <w:t>12.10.2026, 00:49–02:15 Uhr; ChatGPT P5 und P6 um 15:21 und 15:24 Uhr.</w:t>
      </w:r>
      <w:r>
        <w:br/>
        <w:t xml:space="preserve">• </w:t>
      </w:r>
      <w:r>
        <w:rPr>
          <w:b/>
          <w:bCs/>
        </w:rPr>
        <w:t xml:space="preserve">Umgebung: </w:t>
      </w:r>
      <w:r>
        <w:t>Mac mit Google Chrome, Gratis-Konten ohne Abo; getestet hat Lucas.</w:t>
      </w:r>
      <w:r>
        <w:br/>
      </w:r>
      <w:r>
        <w:lastRenderedPageBreak/>
        <w:t xml:space="preserve">• </w:t>
      </w:r>
      <w:r>
        <w:rPr>
          <w:b/>
          <w:bCs/>
        </w:rPr>
        <w:t xml:space="preserve">Vorgehen: </w:t>
      </w:r>
      <w:r>
        <w:t>pro Prompt ein neuer Chat bzw. eine neue Generierung, Prompt unverändert aus dem Lastenheft, Standardeinstellungen; das erste Resultat zählt.</w:t>
      </w:r>
      <w:r>
        <w:br/>
        <w:t xml:space="preserve">• </w:t>
      </w:r>
      <w:r>
        <w:rPr>
          <w:b/>
          <w:bCs/>
        </w:rPr>
        <w:t xml:space="preserve">Bewertung: </w:t>
      </w:r>
      <w:r>
        <w:t>K1–K4 pro Bild mit 1–5 Punkten, geschrieben als K1/K2/K3/K4; K5 beim Folge-Prompt; K5–K10 einmal pro Tool. Lucas und Nicolas bewerten getrennt, die Mittelwerte stehen in der Nutzwertanalyse.</w:t>
      </w:r>
      <w:r>
        <w:br/>
        <w:t xml:space="preserve">• </w:t>
      </w:r>
      <w:r>
        <w:rPr>
          <w:b/>
          <w:bCs/>
        </w:rPr>
        <w:t xml:space="preserve">Dateien: </w:t>
      </w:r>
      <w:r>
        <w:t>Ergebnisbild «</w:t>
      </w:r>
      <w:proofErr w:type="spellStart"/>
      <w:r>
        <w:t>pN</w:t>
      </w:r>
      <w:proofErr w:type="spellEnd"/>
      <w:r>
        <w:t>» und Screenshot «</w:t>
      </w:r>
      <w:proofErr w:type="spellStart"/>
      <w:r>
        <w:t>pN</w:t>
      </w:r>
      <w:proofErr w:type="spellEnd"/>
      <w:r>
        <w:t xml:space="preserve">-Datum Uhrzeit» im Ordner </w:t>
      </w:r>
      <w:proofErr w:type="spellStart"/>
      <w:r>
        <w:t>tests</w:t>
      </w:r>
      <w:proofErr w:type="spellEnd"/>
      <w:r>
        <w:t xml:space="preserve">/&lt;Tool&gt;, Nachweise der Muss-Prüfung in </w:t>
      </w:r>
      <w:proofErr w:type="spellStart"/>
      <w:r>
        <w:t>tests</w:t>
      </w:r>
      <w:proofErr w:type="spellEnd"/>
      <w:r>
        <w:t>/muss/&lt;Tool&gt;.</w:t>
      </w:r>
    </w:p>
    <w:p w14:paraId="1D87F392" w14:textId="77777777" w:rsidR="00FE42B3" w:rsidRDefault="00625A4E">
      <w:pPr>
        <w:keepNext/>
        <w:spacing w:before="160" w:after="40"/>
      </w:pPr>
      <w:r>
        <w:rPr>
          <w:b/>
          <w:bCs/>
        </w:rPr>
        <w:t>2. Abweichungen von den Testbedingungen</w:t>
      </w:r>
    </w:p>
    <w:p w14:paraId="0397FBBD" w14:textId="77777777" w:rsidR="00FE42B3" w:rsidRDefault="00625A4E">
      <w:r>
        <w:t xml:space="preserve">• </w:t>
      </w:r>
      <w:r>
        <w:rPr>
          <w:b/>
          <w:bCs/>
        </w:rPr>
        <w:t xml:space="preserve">ChatGPT: </w:t>
      </w:r>
      <w:r>
        <w:t>Nach fünf Bildern war das Tageslimit erreicht (Abbildung B1). P5 und P6 haben wir deshalb am Nachmittag mit einem zweiten Gratis-Konto gemacht (Massnahme zu Risiko R1).</w:t>
      </w:r>
      <w:r>
        <w:br/>
      </w:r>
      <w:r>
        <w:t xml:space="preserve">• </w:t>
      </w:r>
      <w:proofErr w:type="spellStart"/>
      <w:r>
        <w:rPr>
          <w:b/>
          <w:bCs/>
        </w:rPr>
        <w:t>Leonardo.Ai</w:t>
      </w:r>
      <w:proofErr w:type="spellEnd"/>
      <w:r>
        <w:rPr>
          <w:b/>
          <w:bCs/>
        </w:rPr>
        <w:t xml:space="preserve">, Folge-Prompt: </w:t>
      </w:r>
      <w:proofErr w:type="spellStart"/>
      <w:r>
        <w:t>Leonardo.Ai</w:t>
      </w:r>
      <w:proofErr w:type="spellEnd"/>
      <w:r>
        <w:t xml:space="preserve"> hat keinen Chatverlauf. Der erste Versuch ohne Referenzbild hat ein neues Bild erzeugt (Heissluftballon). Für den zweiten Versuch haben wir das Bild von P1 als Referenz hinterlegt; </w:t>
      </w:r>
      <w:proofErr w:type="spellStart"/>
      <w:r>
        <w:t>Leonardo.Ai</w:t>
      </w:r>
      <w:proofErr w:type="spellEnd"/>
      <w:r>
        <w:t xml:space="preserve"> hat dafür automatisch das Modell «Nano </w:t>
      </w:r>
      <w:proofErr w:type="spellStart"/>
      <w:r>
        <w:t>Banana</w:t>
      </w:r>
      <w:proofErr w:type="spellEnd"/>
      <w:r>
        <w:t>» gewählt (40 statt 8 Tokens). K5 bewerten wir mit dem zweiten Versuch, weil er der richtigen Bedienung entspricht; der Fehlversuch zeigt sich bei K8.</w:t>
      </w:r>
      <w:r>
        <w:br/>
      </w:r>
      <w:r>
        <w:t xml:space="preserve">• </w:t>
      </w:r>
      <w:r>
        <w:rPr>
          <w:b/>
          <w:bCs/>
        </w:rPr>
        <w:t xml:space="preserve">Wartezeit: </w:t>
      </w:r>
      <w:r>
        <w:t xml:space="preserve">Die Wartezeit bis zum Bild haben wir </w:t>
      </w:r>
      <w:del w:id="91623" w:author="Claude" w:date="2026-10-25T12:00:00Z">
        <w:r>
          <w:delText xml:space="preserve">entgegen dem Testvorgehen nicht gestoppt</w:delText>
        </w:r>
      </w:del>
      <w:ins w:id="91624" w:author="Claude" w:date="2026-10-25T12:00:00Z">
        <w:r>
          <w:t xml:space="preserve">entgegen unserer Planung nicht gestoppt</w:t>
        </w:r>
      </w:ins>
      <w:r>
        <w:t xml:space="preserve">.</w:t>
      </w:r>
      <w:r>
        <w:br/>
      </w:r>
      <w:r>
        <w:t xml:space="preserve">• </w:t>
      </w:r>
      <w:r>
        <w:rPr>
          <w:b/>
          <w:bCs/>
        </w:rPr>
        <w:t xml:space="preserve">Rollen: </w:t>
      </w:r>
      <w:r>
        <w:t xml:space="preserve">Die Tests hat Lucas durchgeführt; </w:t>
      </w:r>
      <w:del w:id="91625" w:author="Claude" w:date="2026-10-25T12:00:00Z">
        <w:r>
          <w:delText xml:space="preserve">im Pflichtenheft war dafür Nicolas vorgesehen</w:delText>
        </w:r>
      </w:del>
      <w:ins w:id="91626" w:author="Claude" w:date="2026-10-25T12:00:00Z">
        <w:r>
          <w:t xml:space="preserve">laut Ziel 2 war dafür Nicolas vorgesehen</w:t>
        </w:r>
      </w:ins>
      <w:r>
        <w:t xml:space="preserve">.</w:t>
      </w:r>
    </w:p>
    <w:p w14:paraId="78A13103" w14:textId="77777777" w:rsidR="00FE42B3" w:rsidRDefault="00625A4E">
      <w:pPr>
        <w:keepNext/>
        <w:spacing w:before="120" w:after="60"/>
        <w:jc w:val="center"/>
      </w:pPr>
      <w:r>
        <w:rPr>
          <w:noProof/>
        </w:rPr>
        <w:drawing>
          <wp:inline distT="0" distB="0" distL="0" distR="0" wp14:anchorId="4252DE50" wp14:editId="002777BB">
            <wp:extent cx="4320000" cy="772174"/>
            <wp:effectExtent l="0" t="0" r="0" b="0"/>
            <wp:docPr id="3" name="Limit_ChatGPT" descr="Meldung von ChatGPT: Noch 0 Bilder verfügbar. Warte, bis dein Kontingent um 1:00 zurückgesetzt w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it_ChatGPT"/>
                    <pic:cNvPicPr/>
                  </pic:nvPicPr>
                  <pic:blipFill>
                    <a:blip r:embed="rId14"/>
                    <a:stretch>
                      <a:fillRect/>
                    </a:stretch>
                  </pic:blipFill>
                  <pic:spPr>
                    <a:xfrm>
                      <a:off x="0" y="0"/>
                      <a:ext cx="4320000" cy="772174"/>
                    </a:xfrm>
                    <a:prstGeom prst="rect">
                      <a:avLst/>
                    </a:prstGeom>
                  </pic:spPr>
                </pic:pic>
              </a:graphicData>
            </a:graphic>
          </wp:inline>
        </w:drawing>
      </w:r>
    </w:p>
    <w:p w14:paraId="5AE23880" w14:textId="77777777" w:rsidR="00FE42B3" w:rsidRDefault="00625A4E">
      <w:pPr>
        <w:spacing w:after="200"/>
        <w:jc w:val="center"/>
      </w:pPr>
      <w:r>
        <w:rPr>
          <w:i/>
          <w:iCs/>
          <w:color w:val="595959"/>
          <w:sz w:val="18"/>
          <w:szCs w:val="18"/>
        </w:rPr>
        <w:t>Abbildung B1: Limit-Meldung von ChatGPT nach fünf Bildern (12.10.2026, 02:01)</w:t>
      </w:r>
    </w:p>
    <w:p w14:paraId="339E5C72" w14:textId="77777777" w:rsidR="00FE42B3" w:rsidRDefault="00625A4E">
      <w:pPr>
        <w:keepNext/>
        <w:spacing w:before="160" w:after="40"/>
      </w:pPr>
      <w:r>
        <w:rPr>
          <w:b/>
          <w:bCs/>
        </w:rPr>
        <w:t>3. Gemini</w:t>
      </w:r>
    </w:p>
    <w:p w14:paraId="5D4D4200" w14:textId="77777777" w:rsidR="00FE42B3" w:rsidRDefault="00625A4E">
      <w:pPr>
        <w:keepNext/>
        <w:spacing w:after="80"/>
      </w:pPr>
      <w:r>
        <w:t xml:space="preserve">Modell «Gemini </w:t>
      </w:r>
      <w:proofErr w:type="spellStart"/>
      <w:r>
        <w:t>Automatic</w:t>
      </w:r>
      <w:proofErr w:type="spellEnd"/>
      <w:r>
        <w:t>» mit Werkzeug «Bilder» · JPEG, 1408 × 768 Pixel (P3: 1376 × 768) · kein Limit erreicht</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rsidR="00FE42B3" w14:paraId="1DC18DF4" w14:textId="77777777">
        <w:trPr>
          <w:cantSplit/>
          <w:tblHeader/>
        </w:trPr>
        <w:tc>
          <w:tcPr>
            <w:tcW w:w="680" w:type="dxa"/>
            <w:shd w:val="clear" w:color="auto" w:fill="DCE6F2"/>
            <w:vAlign w:val="center"/>
          </w:tcPr>
          <w:p w14:paraId="77E9E9DD" w14:textId="77777777" w:rsidR="00FE42B3" w:rsidRDefault="00625A4E">
            <w:pPr>
              <w:jc w:val="center"/>
            </w:pPr>
            <w:r>
              <w:rPr>
                <w:b/>
                <w:bCs/>
                <w:sz w:val="20"/>
                <w:szCs w:val="20"/>
              </w:rPr>
              <w:t>Nr.</w:t>
            </w:r>
          </w:p>
        </w:tc>
        <w:tc>
          <w:tcPr>
            <w:tcW w:w="900" w:type="dxa"/>
            <w:shd w:val="clear" w:color="auto" w:fill="DCE6F2"/>
            <w:vAlign w:val="center"/>
          </w:tcPr>
          <w:p w14:paraId="63BDCAC1" w14:textId="77777777" w:rsidR="00FE42B3" w:rsidRDefault="00625A4E">
            <w:pPr>
              <w:jc w:val="center"/>
            </w:pPr>
            <w:r>
              <w:rPr>
                <w:b/>
                <w:bCs/>
                <w:sz w:val="20"/>
                <w:szCs w:val="20"/>
              </w:rPr>
              <w:t>Test</w:t>
            </w:r>
          </w:p>
        </w:tc>
        <w:tc>
          <w:tcPr>
            <w:tcW w:w="850" w:type="dxa"/>
            <w:shd w:val="clear" w:color="auto" w:fill="DCE6F2"/>
            <w:vAlign w:val="center"/>
          </w:tcPr>
          <w:p w14:paraId="0318378B" w14:textId="77777777" w:rsidR="00FE42B3" w:rsidRDefault="00625A4E">
            <w:pPr>
              <w:jc w:val="center"/>
            </w:pPr>
            <w:r>
              <w:rPr>
                <w:b/>
                <w:bCs/>
                <w:sz w:val="20"/>
                <w:szCs w:val="20"/>
              </w:rPr>
              <w:t>Uhrzeit</w:t>
            </w:r>
          </w:p>
        </w:tc>
        <w:tc>
          <w:tcPr>
            <w:tcW w:w="1250" w:type="dxa"/>
            <w:shd w:val="clear" w:color="auto" w:fill="DCE6F2"/>
            <w:vAlign w:val="center"/>
          </w:tcPr>
          <w:p w14:paraId="53177269" w14:textId="77777777" w:rsidR="00FE42B3" w:rsidRDefault="00625A4E">
            <w:pPr>
              <w:jc w:val="center"/>
            </w:pPr>
            <w:r>
              <w:rPr>
                <w:b/>
                <w:bCs/>
                <w:sz w:val="20"/>
                <w:szCs w:val="20"/>
              </w:rPr>
              <w:t>Lucas</w:t>
            </w:r>
          </w:p>
        </w:tc>
        <w:tc>
          <w:tcPr>
            <w:tcW w:w="1250" w:type="dxa"/>
            <w:shd w:val="clear" w:color="auto" w:fill="DCE6F2"/>
            <w:vAlign w:val="center"/>
          </w:tcPr>
          <w:p w14:paraId="458D18B6" w14:textId="77777777" w:rsidR="00FE42B3" w:rsidRDefault="00625A4E">
            <w:pPr>
              <w:jc w:val="center"/>
            </w:pPr>
            <w:r>
              <w:rPr>
                <w:b/>
                <w:bCs/>
                <w:sz w:val="20"/>
                <w:szCs w:val="20"/>
              </w:rPr>
              <w:t>Nicolas</w:t>
            </w:r>
          </w:p>
        </w:tc>
        <w:tc>
          <w:tcPr>
            <w:tcW w:w="4141" w:type="dxa"/>
            <w:shd w:val="clear" w:color="auto" w:fill="DCE6F2"/>
            <w:vAlign w:val="center"/>
          </w:tcPr>
          <w:p w14:paraId="50F9E48B" w14:textId="77777777" w:rsidR="00FE42B3" w:rsidRDefault="00625A4E">
            <w:r>
              <w:rPr>
                <w:b/>
                <w:bCs/>
                <w:sz w:val="20"/>
                <w:szCs w:val="20"/>
              </w:rPr>
              <w:t>Bemerkungen</w:t>
            </w:r>
          </w:p>
        </w:tc>
      </w:tr>
      <w:tr w:rsidR="00FE42B3" w14:paraId="65861B8A" w14:textId="77777777">
        <w:trPr>
          <w:cantSplit/>
        </w:trPr>
        <w:tc>
          <w:tcPr>
            <w:tcW w:w="680" w:type="dxa"/>
            <w:vAlign w:val="center"/>
          </w:tcPr>
          <w:p w14:paraId="256F7ADF" w14:textId="77777777" w:rsidR="00FE42B3" w:rsidRDefault="00625A4E">
            <w:pPr>
              <w:jc w:val="center"/>
            </w:pPr>
            <w:r>
              <w:rPr>
                <w:sz w:val="20"/>
                <w:szCs w:val="20"/>
              </w:rPr>
              <w:t>T01</w:t>
            </w:r>
          </w:p>
        </w:tc>
        <w:tc>
          <w:tcPr>
            <w:tcW w:w="900" w:type="dxa"/>
            <w:vAlign w:val="center"/>
          </w:tcPr>
          <w:p w14:paraId="40C97D73" w14:textId="77777777" w:rsidR="00FE42B3" w:rsidRDefault="00625A4E">
            <w:pPr>
              <w:jc w:val="center"/>
            </w:pPr>
            <w:r>
              <w:rPr>
                <w:sz w:val="20"/>
                <w:szCs w:val="20"/>
              </w:rPr>
              <w:t>P1</w:t>
            </w:r>
          </w:p>
        </w:tc>
        <w:tc>
          <w:tcPr>
            <w:tcW w:w="850" w:type="dxa"/>
            <w:vAlign w:val="center"/>
          </w:tcPr>
          <w:p w14:paraId="0CDE86B6" w14:textId="77777777" w:rsidR="00FE42B3" w:rsidRDefault="00625A4E">
            <w:pPr>
              <w:jc w:val="center"/>
            </w:pPr>
            <w:r>
              <w:rPr>
                <w:sz w:val="20"/>
                <w:szCs w:val="20"/>
              </w:rPr>
              <w:t>00:49</w:t>
            </w:r>
          </w:p>
        </w:tc>
        <w:tc>
          <w:tcPr>
            <w:tcW w:w="1250" w:type="dxa"/>
            <w:vAlign w:val="center"/>
          </w:tcPr>
          <w:p w14:paraId="4FE2B71A" w14:textId="77777777" w:rsidR="00FE42B3" w:rsidRDefault="00625A4E">
            <w:pPr>
              <w:jc w:val="center"/>
            </w:pPr>
            <w:r>
              <w:rPr>
                <w:sz w:val="20"/>
                <w:szCs w:val="20"/>
              </w:rPr>
              <w:t>5/4/5/5</w:t>
            </w:r>
          </w:p>
        </w:tc>
        <w:tc>
          <w:tcPr>
            <w:tcW w:w="1250" w:type="dxa"/>
            <w:vAlign w:val="center"/>
          </w:tcPr>
          <w:p w14:paraId="4797491F" w14:textId="77777777" w:rsidR="00FE42B3" w:rsidRDefault="00FE42B3">
            <w:pPr>
              <w:jc w:val="center"/>
            </w:pPr>
            <w:ins w:id="91083" w:author="Claude" w:date="2026-10-25T12:00:00Z">
              <w:r>
                <w:t xml:space="preserve">4/5/5/5</w:t>
              </w:r>
            </w:ins>
          </w:p>
        </w:tc>
        <w:tc>
          <w:tcPr>
            <w:tcW w:w="4141" w:type="dxa"/>
            <w:vAlign w:val="center"/>
          </w:tcPr>
          <w:p w14:paraId="11DCFA97" w14:textId="77777777" w:rsidR="00FE42B3" w:rsidRDefault="00625A4E">
            <w:r>
              <w:rPr>
                <w:sz w:val="20"/>
                <w:szCs w:val="20"/>
              </w:rPr>
              <w:t>Zusätzlicher Text «Happy Birthday!» auf dem Kuchen</w:t>
            </w:r>
          </w:p>
        </w:tc>
      </w:tr>
      <w:tr w:rsidR="00FE42B3" w14:paraId="22744874" w14:textId="77777777">
        <w:trPr>
          <w:cantSplit/>
        </w:trPr>
        <w:tc>
          <w:tcPr>
            <w:tcW w:w="680" w:type="dxa"/>
            <w:vAlign w:val="center"/>
          </w:tcPr>
          <w:p w14:paraId="64DB6F2C" w14:textId="77777777" w:rsidR="00FE42B3" w:rsidRDefault="00625A4E">
            <w:pPr>
              <w:jc w:val="center"/>
            </w:pPr>
            <w:r>
              <w:rPr>
                <w:sz w:val="20"/>
                <w:szCs w:val="20"/>
              </w:rPr>
              <w:t>T02</w:t>
            </w:r>
          </w:p>
        </w:tc>
        <w:tc>
          <w:tcPr>
            <w:tcW w:w="900" w:type="dxa"/>
            <w:vAlign w:val="center"/>
          </w:tcPr>
          <w:p w14:paraId="5144D65B" w14:textId="77777777" w:rsidR="00FE42B3" w:rsidRDefault="00625A4E">
            <w:pPr>
              <w:jc w:val="center"/>
            </w:pPr>
            <w:r>
              <w:rPr>
                <w:sz w:val="20"/>
                <w:szCs w:val="20"/>
              </w:rPr>
              <w:t>P2</w:t>
            </w:r>
          </w:p>
        </w:tc>
        <w:tc>
          <w:tcPr>
            <w:tcW w:w="850" w:type="dxa"/>
            <w:vAlign w:val="center"/>
          </w:tcPr>
          <w:p w14:paraId="58E04610" w14:textId="77777777" w:rsidR="00FE42B3" w:rsidRDefault="00625A4E">
            <w:pPr>
              <w:jc w:val="center"/>
            </w:pPr>
            <w:r>
              <w:rPr>
                <w:sz w:val="20"/>
                <w:szCs w:val="20"/>
              </w:rPr>
              <w:t>01:33</w:t>
            </w:r>
          </w:p>
        </w:tc>
        <w:tc>
          <w:tcPr>
            <w:tcW w:w="1250" w:type="dxa"/>
            <w:vAlign w:val="center"/>
          </w:tcPr>
          <w:p w14:paraId="2EECA7F5" w14:textId="77777777" w:rsidR="00FE42B3" w:rsidRDefault="00625A4E">
            <w:pPr>
              <w:jc w:val="center"/>
            </w:pPr>
            <w:r>
              <w:rPr>
                <w:sz w:val="20"/>
                <w:szCs w:val="20"/>
              </w:rPr>
              <w:t>5/4/5/5</w:t>
            </w:r>
          </w:p>
        </w:tc>
        <w:tc>
          <w:tcPr>
            <w:tcW w:w="1250" w:type="dxa"/>
            <w:vAlign w:val="center"/>
          </w:tcPr>
          <w:p w14:paraId="47F43B2B" w14:textId="77777777" w:rsidR="00FE42B3" w:rsidRDefault="00FE42B3">
            <w:pPr>
              <w:jc w:val="center"/>
            </w:pPr>
            <w:ins w:id="91084" w:author="Claude" w:date="2026-10-25T12:00:00Z">
              <w:r>
                <w:t xml:space="preserve">4/4/5/5</w:t>
              </w:r>
            </w:ins>
          </w:p>
        </w:tc>
        <w:tc>
          <w:tcPr>
            <w:tcW w:w="4141" w:type="dxa"/>
            <w:vAlign w:val="center"/>
          </w:tcPr>
          <w:p w14:paraId="7F8EC04D" w14:textId="77777777" w:rsidR="00FE42B3" w:rsidRDefault="00625A4E">
            <w:r>
              <w:rPr>
                <w:sz w:val="20"/>
                <w:szCs w:val="20"/>
              </w:rPr>
              <w:t>Text im oberen Drittel statt in der Mitte</w:t>
            </w:r>
          </w:p>
        </w:tc>
      </w:tr>
      <w:tr w:rsidR="00FE42B3" w14:paraId="1D759CDE" w14:textId="77777777">
        <w:trPr>
          <w:cantSplit/>
        </w:trPr>
        <w:tc>
          <w:tcPr>
            <w:tcW w:w="680" w:type="dxa"/>
            <w:vAlign w:val="center"/>
          </w:tcPr>
          <w:p w14:paraId="620C54FE" w14:textId="77777777" w:rsidR="00FE42B3" w:rsidRDefault="00625A4E">
            <w:pPr>
              <w:jc w:val="center"/>
            </w:pPr>
            <w:r>
              <w:rPr>
                <w:sz w:val="20"/>
                <w:szCs w:val="20"/>
              </w:rPr>
              <w:t>T03</w:t>
            </w:r>
          </w:p>
        </w:tc>
        <w:tc>
          <w:tcPr>
            <w:tcW w:w="900" w:type="dxa"/>
            <w:vAlign w:val="center"/>
          </w:tcPr>
          <w:p w14:paraId="0E257FB9" w14:textId="77777777" w:rsidR="00FE42B3" w:rsidRDefault="00625A4E">
            <w:pPr>
              <w:jc w:val="center"/>
            </w:pPr>
            <w:r>
              <w:rPr>
                <w:sz w:val="20"/>
                <w:szCs w:val="20"/>
              </w:rPr>
              <w:t>P3</w:t>
            </w:r>
          </w:p>
        </w:tc>
        <w:tc>
          <w:tcPr>
            <w:tcW w:w="850" w:type="dxa"/>
            <w:vAlign w:val="center"/>
          </w:tcPr>
          <w:p w14:paraId="4FA1A1D1" w14:textId="77777777" w:rsidR="00FE42B3" w:rsidRDefault="00625A4E">
            <w:pPr>
              <w:jc w:val="center"/>
            </w:pPr>
            <w:r>
              <w:rPr>
                <w:sz w:val="20"/>
                <w:szCs w:val="20"/>
              </w:rPr>
              <w:t>01:41</w:t>
            </w:r>
          </w:p>
        </w:tc>
        <w:tc>
          <w:tcPr>
            <w:tcW w:w="1250" w:type="dxa"/>
            <w:vAlign w:val="center"/>
          </w:tcPr>
          <w:p w14:paraId="06C99EF4" w14:textId="77777777" w:rsidR="00FE42B3" w:rsidRDefault="00625A4E">
            <w:pPr>
              <w:jc w:val="center"/>
            </w:pPr>
            <w:r>
              <w:rPr>
                <w:sz w:val="20"/>
                <w:szCs w:val="20"/>
              </w:rPr>
              <w:t>5/4/5/5</w:t>
            </w:r>
          </w:p>
        </w:tc>
        <w:tc>
          <w:tcPr>
            <w:tcW w:w="1250" w:type="dxa"/>
            <w:vAlign w:val="center"/>
          </w:tcPr>
          <w:p w14:paraId="7FE3A9D0" w14:textId="77777777" w:rsidR="00FE42B3" w:rsidRDefault="00FE42B3">
            <w:pPr>
              <w:jc w:val="center"/>
            </w:pPr>
            <w:ins w:id="91085" w:author="Claude" w:date="2026-10-25T12:00:00Z">
              <w:r>
                <w:t xml:space="preserve">4/4/5/5</w:t>
              </w:r>
            </w:ins>
          </w:p>
        </w:tc>
        <w:tc>
          <w:tcPr>
            <w:tcW w:w="4141" w:type="dxa"/>
            <w:vAlign w:val="center"/>
          </w:tcPr>
          <w:p w14:paraId="5BF69316" w14:textId="77777777" w:rsidR="00FE42B3" w:rsidRDefault="00625A4E">
            <w:r>
              <w:rPr>
                <w:sz w:val="20"/>
                <w:szCs w:val="20"/>
              </w:rPr>
              <w:t>Personen schauen eher zueinander als aufs Whiteboard</w:t>
            </w:r>
          </w:p>
        </w:tc>
      </w:tr>
      <w:tr w:rsidR="00FE42B3" w14:paraId="51A50EE3" w14:textId="77777777">
        <w:trPr>
          <w:cantSplit/>
        </w:trPr>
        <w:tc>
          <w:tcPr>
            <w:tcW w:w="680" w:type="dxa"/>
            <w:vAlign w:val="center"/>
          </w:tcPr>
          <w:p w14:paraId="440FBD60" w14:textId="77777777" w:rsidR="00FE42B3" w:rsidRDefault="00625A4E">
            <w:pPr>
              <w:jc w:val="center"/>
            </w:pPr>
            <w:r>
              <w:rPr>
                <w:sz w:val="20"/>
                <w:szCs w:val="20"/>
              </w:rPr>
              <w:t>T04</w:t>
            </w:r>
          </w:p>
        </w:tc>
        <w:tc>
          <w:tcPr>
            <w:tcW w:w="900" w:type="dxa"/>
            <w:vAlign w:val="center"/>
          </w:tcPr>
          <w:p w14:paraId="2AE0E5B7" w14:textId="77777777" w:rsidR="00FE42B3" w:rsidRDefault="00625A4E">
            <w:pPr>
              <w:jc w:val="center"/>
            </w:pPr>
            <w:r>
              <w:rPr>
                <w:sz w:val="20"/>
                <w:szCs w:val="20"/>
              </w:rPr>
              <w:t>P4</w:t>
            </w:r>
          </w:p>
        </w:tc>
        <w:tc>
          <w:tcPr>
            <w:tcW w:w="850" w:type="dxa"/>
            <w:vAlign w:val="center"/>
          </w:tcPr>
          <w:p w14:paraId="10D96F28" w14:textId="77777777" w:rsidR="00FE42B3" w:rsidRDefault="00625A4E">
            <w:pPr>
              <w:jc w:val="center"/>
            </w:pPr>
            <w:r>
              <w:rPr>
                <w:sz w:val="20"/>
                <w:szCs w:val="20"/>
              </w:rPr>
              <w:t>01:52</w:t>
            </w:r>
          </w:p>
        </w:tc>
        <w:tc>
          <w:tcPr>
            <w:tcW w:w="1250" w:type="dxa"/>
            <w:vAlign w:val="center"/>
          </w:tcPr>
          <w:p w14:paraId="008A0490" w14:textId="77777777" w:rsidR="00FE42B3" w:rsidRDefault="00625A4E">
            <w:pPr>
              <w:jc w:val="center"/>
            </w:pPr>
            <w:r>
              <w:rPr>
                <w:sz w:val="20"/>
                <w:szCs w:val="20"/>
              </w:rPr>
              <w:t>5/3/5/4</w:t>
            </w:r>
          </w:p>
        </w:tc>
        <w:tc>
          <w:tcPr>
            <w:tcW w:w="1250" w:type="dxa"/>
            <w:vAlign w:val="center"/>
          </w:tcPr>
          <w:p w14:paraId="49DDB02D" w14:textId="77777777" w:rsidR="00FE42B3" w:rsidRDefault="00FE42B3">
            <w:pPr>
              <w:jc w:val="center"/>
            </w:pPr>
            <w:ins w:id="91086" w:author="Claude" w:date="2026-10-25T12:00:00Z">
              <w:r>
                <w:t xml:space="preserve">4/3/5/5</w:t>
              </w:r>
            </w:ins>
          </w:p>
        </w:tc>
        <w:tc>
          <w:tcPr>
            <w:tcW w:w="4141" w:type="dxa"/>
            <w:vAlign w:val="center"/>
          </w:tcPr>
          <w:p w14:paraId="58BC7A1A" w14:textId="77777777" w:rsidR="00FE42B3" w:rsidRDefault="00625A4E">
            <w:r>
              <w:rPr>
                <w:sz w:val="20"/>
                <w:szCs w:val="20"/>
              </w:rPr>
              <w:t>Ungefragt «TEAM WORKSHOP 2024» und «</w:t>
            </w:r>
            <w:proofErr w:type="spellStart"/>
            <w:r>
              <w:rPr>
                <w:sz w:val="20"/>
                <w:szCs w:val="20"/>
              </w:rPr>
              <w:t>Let's</w:t>
            </w:r>
            <w:proofErr w:type="spellEnd"/>
            <w:r>
              <w:rPr>
                <w:sz w:val="20"/>
                <w:szCs w:val="20"/>
              </w:rPr>
              <w:t xml:space="preserve"> </w:t>
            </w:r>
            <w:proofErr w:type="spellStart"/>
            <w:r>
              <w:rPr>
                <w:sz w:val="20"/>
                <w:szCs w:val="20"/>
              </w:rPr>
              <w:t>innovate</w:t>
            </w:r>
            <w:proofErr w:type="spellEnd"/>
            <w:r>
              <w:rPr>
                <w:sz w:val="20"/>
                <w:szCs w:val="20"/>
              </w:rPr>
              <w:t xml:space="preserve"> </w:t>
            </w:r>
            <w:proofErr w:type="spellStart"/>
            <w:r>
              <w:rPr>
                <w:sz w:val="20"/>
                <w:szCs w:val="20"/>
              </w:rPr>
              <w:t>together</w:t>
            </w:r>
            <w:proofErr w:type="spellEnd"/>
            <w:r>
              <w:rPr>
                <w:sz w:val="20"/>
                <w:szCs w:val="20"/>
              </w:rPr>
              <w:t>!»; Farben kräftig statt weich</w:t>
            </w:r>
          </w:p>
        </w:tc>
      </w:tr>
      <w:tr w:rsidR="00FE42B3" w14:paraId="705A81DA" w14:textId="77777777">
        <w:trPr>
          <w:cantSplit/>
        </w:trPr>
        <w:tc>
          <w:tcPr>
            <w:tcW w:w="680" w:type="dxa"/>
            <w:vAlign w:val="center"/>
          </w:tcPr>
          <w:p w14:paraId="4438F354" w14:textId="77777777" w:rsidR="00FE42B3" w:rsidRDefault="00625A4E">
            <w:pPr>
              <w:jc w:val="center"/>
            </w:pPr>
            <w:r>
              <w:rPr>
                <w:sz w:val="20"/>
                <w:szCs w:val="20"/>
              </w:rPr>
              <w:t>T05</w:t>
            </w:r>
          </w:p>
        </w:tc>
        <w:tc>
          <w:tcPr>
            <w:tcW w:w="900" w:type="dxa"/>
            <w:vAlign w:val="center"/>
          </w:tcPr>
          <w:p w14:paraId="57DBC7B0" w14:textId="77777777" w:rsidR="00FE42B3" w:rsidRDefault="00625A4E">
            <w:pPr>
              <w:jc w:val="center"/>
            </w:pPr>
            <w:r>
              <w:rPr>
                <w:sz w:val="20"/>
                <w:szCs w:val="20"/>
              </w:rPr>
              <w:t>P5</w:t>
            </w:r>
          </w:p>
        </w:tc>
        <w:tc>
          <w:tcPr>
            <w:tcW w:w="850" w:type="dxa"/>
            <w:vAlign w:val="center"/>
          </w:tcPr>
          <w:p w14:paraId="2588938A" w14:textId="77777777" w:rsidR="00FE42B3" w:rsidRDefault="00625A4E">
            <w:pPr>
              <w:jc w:val="center"/>
            </w:pPr>
            <w:r>
              <w:rPr>
                <w:sz w:val="20"/>
                <w:szCs w:val="20"/>
              </w:rPr>
              <w:t>02:03</w:t>
            </w:r>
          </w:p>
        </w:tc>
        <w:tc>
          <w:tcPr>
            <w:tcW w:w="1250" w:type="dxa"/>
            <w:vAlign w:val="center"/>
          </w:tcPr>
          <w:p w14:paraId="0390DE7E" w14:textId="77777777" w:rsidR="00FE42B3" w:rsidRDefault="00625A4E">
            <w:pPr>
              <w:jc w:val="center"/>
            </w:pPr>
            <w:r>
              <w:rPr>
                <w:sz w:val="20"/>
                <w:szCs w:val="20"/>
              </w:rPr>
              <w:t>4/5/5/5</w:t>
            </w:r>
          </w:p>
        </w:tc>
        <w:tc>
          <w:tcPr>
            <w:tcW w:w="1250" w:type="dxa"/>
            <w:vAlign w:val="center"/>
          </w:tcPr>
          <w:p w14:paraId="67B43494" w14:textId="77777777" w:rsidR="00FE42B3" w:rsidRDefault="00FE42B3">
            <w:pPr>
              <w:jc w:val="center"/>
            </w:pPr>
            <w:ins w:id="91087" w:author="Claude" w:date="2026-10-25T12:00:00Z">
              <w:r>
                <w:t xml:space="preserve">4/4/4/5</w:t>
              </w:r>
            </w:ins>
          </w:p>
        </w:tc>
        <w:tc>
          <w:tcPr>
            <w:tcW w:w="4141" w:type="dxa"/>
            <w:vAlign w:val="center"/>
          </w:tcPr>
          <w:p w14:paraId="07520370" w14:textId="77777777" w:rsidR="00FE42B3" w:rsidRDefault="00625A4E">
            <w:r>
              <w:rPr>
                <w:sz w:val="20"/>
                <w:szCs w:val="20"/>
              </w:rPr>
              <w:t>To-do-Liste auf dem Bildschirm unleserlich</w:t>
            </w:r>
          </w:p>
        </w:tc>
      </w:tr>
      <w:tr w:rsidR="00FE42B3" w14:paraId="61096F85" w14:textId="77777777">
        <w:trPr>
          <w:cantSplit/>
        </w:trPr>
        <w:tc>
          <w:tcPr>
            <w:tcW w:w="680" w:type="dxa"/>
            <w:vAlign w:val="center"/>
          </w:tcPr>
          <w:p w14:paraId="5B3481CD" w14:textId="77777777" w:rsidR="00FE42B3" w:rsidRDefault="00625A4E">
            <w:pPr>
              <w:jc w:val="center"/>
            </w:pPr>
            <w:r>
              <w:rPr>
                <w:sz w:val="20"/>
                <w:szCs w:val="20"/>
              </w:rPr>
              <w:t>T06</w:t>
            </w:r>
          </w:p>
        </w:tc>
        <w:tc>
          <w:tcPr>
            <w:tcW w:w="900" w:type="dxa"/>
            <w:vAlign w:val="center"/>
          </w:tcPr>
          <w:p w14:paraId="08648E30" w14:textId="77777777" w:rsidR="00FE42B3" w:rsidRDefault="00625A4E">
            <w:pPr>
              <w:jc w:val="center"/>
            </w:pPr>
            <w:r>
              <w:rPr>
                <w:sz w:val="20"/>
                <w:szCs w:val="20"/>
              </w:rPr>
              <w:t>P6</w:t>
            </w:r>
          </w:p>
        </w:tc>
        <w:tc>
          <w:tcPr>
            <w:tcW w:w="850" w:type="dxa"/>
            <w:vAlign w:val="center"/>
          </w:tcPr>
          <w:p w14:paraId="14AF6C74" w14:textId="77777777" w:rsidR="00FE42B3" w:rsidRDefault="00625A4E">
            <w:pPr>
              <w:jc w:val="center"/>
            </w:pPr>
            <w:r>
              <w:rPr>
                <w:sz w:val="20"/>
                <w:szCs w:val="20"/>
              </w:rPr>
              <w:t>02:09</w:t>
            </w:r>
          </w:p>
        </w:tc>
        <w:tc>
          <w:tcPr>
            <w:tcW w:w="1250" w:type="dxa"/>
            <w:vAlign w:val="center"/>
          </w:tcPr>
          <w:p w14:paraId="28E06DA4" w14:textId="77777777" w:rsidR="00FE42B3" w:rsidRDefault="00625A4E">
            <w:pPr>
              <w:jc w:val="center"/>
            </w:pPr>
            <w:r>
              <w:rPr>
                <w:sz w:val="20"/>
                <w:szCs w:val="20"/>
              </w:rPr>
              <w:t>5/4/5/5</w:t>
            </w:r>
          </w:p>
        </w:tc>
        <w:tc>
          <w:tcPr>
            <w:tcW w:w="1250" w:type="dxa"/>
            <w:vAlign w:val="center"/>
          </w:tcPr>
          <w:p w14:paraId="44DAFBB4" w14:textId="77777777" w:rsidR="00FE42B3" w:rsidRDefault="00FE42B3">
            <w:pPr>
              <w:jc w:val="center"/>
            </w:pPr>
            <w:ins w:id="91088" w:author="Claude" w:date="2026-10-25T12:00:00Z">
              <w:r>
                <w:t xml:space="preserve">5/1/5/3</w:t>
              </w:r>
            </w:ins>
          </w:p>
        </w:tc>
        <w:tc>
          <w:tcPr>
            <w:tcW w:w="4141" w:type="dxa"/>
            <w:vAlign w:val="center"/>
          </w:tcPr>
          <w:p w14:paraId="1FF6FB0A" w14:textId="77777777" w:rsidR="00FE42B3" w:rsidRDefault="00625A4E">
            <w:r>
              <w:rPr>
                <w:sz w:val="20"/>
                <w:szCs w:val="20"/>
              </w:rPr>
              <w:t>Laptop aufgeklappt statt zugeklappt</w:t>
            </w:r>
          </w:p>
        </w:tc>
      </w:tr>
      <w:tr w:rsidR="00FE42B3" w14:paraId="3AF1C6F1" w14:textId="77777777">
        <w:trPr>
          <w:cantSplit/>
        </w:trPr>
        <w:tc>
          <w:tcPr>
            <w:tcW w:w="680" w:type="dxa"/>
            <w:vAlign w:val="center"/>
          </w:tcPr>
          <w:p w14:paraId="420826B2" w14:textId="77777777" w:rsidR="00FE42B3" w:rsidRDefault="00625A4E">
            <w:pPr>
              <w:jc w:val="center"/>
            </w:pPr>
            <w:r>
              <w:rPr>
                <w:sz w:val="20"/>
                <w:szCs w:val="20"/>
              </w:rPr>
              <w:t>T07</w:t>
            </w:r>
          </w:p>
        </w:tc>
        <w:tc>
          <w:tcPr>
            <w:tcW w:w="900" w:type="dxa"/>
            <w:vAlign w:val="center"/>
          </w:tcPr>
          <w:p w14:paraId="4DC14B49" w14:textId="77777777" w:rsidR="00FE42B3" w:rsidRDefault="00625A4E">
            <w:pPr>
              <w:jc w:val="center"/>
            </w:pPr>
            <w:r>
              <w:rPr>
                <w:sz w:val="20"/>
                <w:szCs w:val="20"/>
              </w:rPr>
              <w:t>Folge</w:t>
            </w:r>
          </w:p>
        </w:tc>
        <w:tc>
          <w:tcPr>
            <w:tcW w:w="850" w:type="dxa"/>
            <w:vAlign w:val="center"/>
          </w:tcPr>
          <w:p w14:paraId="0B721A72" w14:textId="77777777" w:rsidR="00FE42B3" w:rsidRDefault="00625A4E">
            <w:pPr>
              <w:jc w:val="center"/>
            </w:pPr>
            <w:r>
              <w:rPr>
                <w:sz w:val="20"/>
                <w:szCs w:val="20"/>
              </w:rPr>
              <w:t>01:21</w:t>
            </w:r>
          </w:p>
        </w:tc>
        <w:tc>
          <w:tcPr>
            <w:tcW w:w="1250" w:type="dxa"/>
            <w:vAlign w:val="center"/>
          </w:tcPr>
          <w:p w14:paraId="336D429C" w14:textId="77777777" w:rsidR="00FE42B3" w:rsidRDefault="00625A4E">
            <w:pPr>
              <w:jc w:val="center"/>
            </w:pPr>
            <w:r>
              <w:rPr>
                <w:sz w:val="20"/>
                <w:szCs w:val="20"/>
              </w:rPr>
              <w:t>K5: 5</w:t>
            </w:r>
          </w:p>
        </w:tc>
        <w:tc>
          <w:tcPr>
            <w:tcW w:w="1250" w:type="dxa"/>
            <w:vAlign w:val="center"/>
          </w:tcPr>
          <w:p w14:paraId="01A1212F" w14:textId="77777777" w:rsidR="00FE42B3" w:rsidRDefault="00FE42B3">
            <w:pPr>
              <w:jc w:val="center"/>
            </w:pPr>
            <w:ins w:id="91089" w:author="Claude" w:date="2026-10-25T12:00:00Z">
              <w:r>
                <w:t xml:space="preserve">K5: 5</w:t>
              </w:r>
            </w:ins>
          </w:p>
        </w:tc>
        <w:tc>
          <w:tcPr>
            <w:tcW w:w="4141" w:type="dxa"/>
            <w:vAlign w:val="center"/>
          </w:tcPr>
          <w:p w14:paraId="1D82B8A1" w14:textId="77777777" w:rsidR="00FE42B3" w:rsidRDefault="00625A4E">
            <w:r>
              <w:rPr>
                <w:sz w:val="20"/>
                <w:szCs w:val="20"/>
              </w:rPr>
              <w:t>Nur die Ballonfarben geändert, Rest gleich</w:t>
            </w:r>
          </w:p>
        </w:tc>
      </w:tr>
      <w:tr w:rsidR="00FE42B3" w14:paraId="4D840726" w14:textId="77777777">
        <w:trPr>
          <w:cantSplit/>
        </w:trPr>
        <w:tc>
          <w:tcPr>
            <w:tcW w:w="680" w:type="dxa"/>
            <w:shd w:val="clear" w:color="auto" w:fill="F2F2F2"/>
            <w:vAlign w:val="center"/>
          </w:tcPr>
          <w:p w14:paraId="6869D158" w14:textId="77777777" w:rsidR="00FE42B3" w:rsidRDefault="00625A4E">
            <w:pPr>
              <w:jc w:val="center"/>
            </w:pPr>
            <w:r>
              <w:rPr>
                <w:sz w:val="20"/>
                <w:szCs w:val="20"/>
              </w:rPr>
              <w:t>–</w:t>
            </w:r>
          </w:p>
        </w:tc>
        <w:tc>
          <w:tcPr>
            <w:tcW w:w="900" w:type="dxa"/>
            <w:shd w:val="clear" w:color="auto" w:fill="F2F2F2"/>
            <w:vAlign w:val="center"/>
          </w:tcPr>
          <w:p w14:paraId="3E9111A2" w14:textId="77777777" w:rsidR="00FE42B3" w:rsidRDefault="00625A4E">
            <w:pPr>
              <w:jc w:val="center"/>
            </w:pPr>
            <w:r>
              <w:rPr>
                <w:sz w:val="20"/>
                <w:szCs w:val="20"/>
              </w:rPr>
              <w:t>K5–K10</w:t>
            </w:r>
          </w:p>
        </w:tc>
        <w:tc>
          <w:tcPr>
            <w:tcW w:w="850" w:type="dxa"/>
            <w:shd w:val="clear" w:color="auto" w:fill="F2F2F2"/>
            <w:vAlign w:val="center"/>
          </w:tcPr>
          <w:p w14:paraId="5E5E4692" w14:textId="77777777" w:rsidR="00FE42B3" w:rsidRDefault="00625A4E">
            <w:pPr>
              <w:jc w:val="center"/>
            </w:pPr>
            <w:r>
              <w:rPr>
                <w:sz w:val="20"/>
                <w:szCs w:val="20"/>
              </w:rPr>
              <w:t>–</w:t>
            </w:r>
          </w:p>
        </w:tc>
        <w:tc>
          <w:tcPr>
            <w:tcW w:w="1250" w:type="dxa"/>
            <w:shd w:val="clear" w:color="auto" w:fill="F2F2F2"/>
            <w:vAlign w:val="center"/>
          </w:tcPr>
          <w:p w14:paraId="61C63D42" w14:textId="77777777" w:rsidR="00FE42B3" w:rsidRDefault="00625A4E">
            <w:pPr>
              <w:jc w:val="center"/>
            </w:pPr>
            <w:r>
              <w:rPr>
                <w:sz w:val="20"/>
                <w:szCs w:val="20"/>
              </w:rPr>
              <w:t>5/5/5/5/5/5</w:t>
            </w:r>
          </w:p>
        </w:tc>
        <w:tc>
          <w:tcPr>
            <w:tcW w:w="1250" w:type="dxa"/>
            <w:shd w:val="clear" w:color="auto" w:fill="F2F2F2"/>
            <w:vAlign w:val="center"/>
          </w:tcPr>
          <w:p w14:paraId="0D28EE3D" w14:textId="77777777" w:rsidR="00FE42B3" w:rsidRDefault="00FE42B3">
            <w:pPr>
              <w:jc w:val="center"/>
            </w:pPr>
            <w:ins w:id="91090" w:author="Claude" w:date="2026-10-25T12:00:00Z">
              <w:r>
                <w:t xml:space="preserve">5/5/4/5/5/5</w:t>
              </w:r>
            </w:ins>
          </w:p>
        </w:tc>
        <w:tc>
          <w:tcPr>
            <w:tcW w:w="4141" w:type="dxa"/>
            <w:shd w:val="clear" w:color="auto" w:fill="F2F2F2"/>
            <w:vAlign w:val="center"/>
          </w:tcPr>
          <w:p w14:paraId="764844CB" w14:textId="77777777" w:rsidR="00FE42B3" w:rsidRDefault="00625A4E">
            <w:r>
              <w:rPr>
                <w:sz w:val="20"/>
                <w:szCs w:val="20"/>
              </w:rPr>
              <w:t>Begründungen siehe Nutzwertanalyse</w:t>
            </w:r>
          </w:p>
        </w:tc>
      </w:tr>
    </w:tbl>
    <w:p w14:paraId="5D1309C1" w14:textId="77777777" w:rsidR="00FE42B3" w:rsidRDefault="00625A4E">
      <w:pPr>
        <w:keepNext/>
        <w:spacing w:before="160" w:after="40"/>
      </w:pPr>
      <w:r>
        <w:rPr>
          <w:b/>
          <w:bCs/>
        </w:rPr>
        <w:t>4. ChatGPT</w:t>
      </w:r>
    </w:p>
    <w:p w14:paraId="3E6A1FDC" w14:textId="77777777" w:rsidR="00FE42B3" w:rsidRDefault="00625A4E">
      <w:pPr>
        <w:keepNext/>
        <w:spacing w:after="80"/>
      </w:pPr>
      <w:r>
        <w:t>Modell nicht angezeigt · PNG, je nach Motiv 1024 × 1536, 1536 × 1024 oder 1254 × 1254 Pixel · Limit nach fünf Bildern</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rsidR="00FE42B3" w14:paraId="0E19D4F8" w14:textId="77777777">
        <w:trPr>
          <w:cantSplit/>
          <w:tblHeader/>
        </w:trPr>
        <w:tc>
          <w:tcPr>
            <w:tcW w:w="680" w:type="dxa"/>
            <w:shd w:val="clear" w:color="auto" w:fill="DCE6F2"/>
            <w:vAlign w:val="center"/>
          </w:tcPr>
          <w:p w14:paraId="0855003C" w14:textId="77777777" w:rsidR="00FE42B3" w:rsidRDefault="00625A4E">
            <w:pPr>
              <w:jc w:val="center"/>
            </w:pPr>
            <w:r>
              <w:rPr>
                <w:b/>
                <w:bCs/>
                <w:sz w:val="20"/>
                <w:szCs w:val="20"/>
              </w:rPr>
              <w:t>Nr.</w:t>
            </w:r>
          </w:p>
        </w:tc>
        <w:tc>
          <w:tcPr>
            <w:tcW w:w="900" w:type="dxa"/>
            <w:shd w:val="clear" w:color="auto" w:fill="DCE6F2"/>
            <w:vAlign w:val="center"/>
          </w:tcPr>
          <w:p w14:paraId="3FF6B1F3" w14:textId="77777777" w:rsidR="00FE42B3" w:rsidRDefault="00625A4E">
            <w:pPr>
              <w:jc w:val="center"/>
            </w:pPr>
            <w:r>
              <w:rPr>
                <w:b/>
                <w:bCs/>
                <w:sz w:val="20"/>
                <w:szCs w:val="20"/>
              </w:rPr>
              <w:t>Test</w:t>
            </w:r>
          </w:p>
        </w:tc>
        <w:tc>
          <w:tcPr>
            <w:tcW w:w="850" w:type="dxa"/>
            <w:shd w:val="clear" w:color="auto" w:fill="DCE6F2"/>
            <w:vAlign w:val="center"/>
          </w:tcPr>
          <w:p w14:paraId="76157AEF" w14:textId="77777777" w:rsidR="00FE42B3" w:rsidRDefault="00625A4E">
            <w:pPr>
              <w:jc w:val="center"/>
            </w:pPr>
            <w:r>
              <w:rPr>
                <w:b/>
                <w:bCs/>
                <w:sz w:val="20"/>
                <w:szCs w:val="20"/>
              </w:rPr>
              <w:t>Uhrzeit</w:t>
            </w:r>
          </w:p>
        </w:tc>
        <w:tc>
          <w:tcPr>
            <w:tcW w:w="1250" w:type="dxa"/>
            <w:shd w:val="clear" w:color="auto" w:fill="DCE6F2"/>
            <w:vAlign w:val="center"/>
          </w:tcPr>
          <w:p w14:paraId="311A23DA" w14:textId="77777777" w:rsidR="00FE42B3" w:rsidRDefault="00625A4E">
            <w:pPr>
              <w:jc w:val="center"/>
            </w:pPr>
            <w:r>
              <w:rPr>
                <w:b/>
                <w:bCs/>
                <w:sz w:val="20"/>
                <w:szCs w:val="20"/>
              </w:rPr>
              <w:t>Lucas</w:t>
            </w:r>
          </w:p>
        </w:tc>
        <w:tc>
          <w:tcPr>
            <w:tcW w:w="1250" w:type="dxa"/>
            <w:shd w:val="clear" w:color="auto" w:fill="DCE6F2"/>
            <w:vAlign w:val="center"/>
          </w:tcPr>
          <w:p w14:paraId="52DE33CB" w14:textId="77777777" w:rsidR="00FE42B3" w:rsidRDefault="00625A4E">
            <w:pPr>
              <w:jc w:val="center"/>
            </w:pPr>
            <w:r>
              <w:rPr>
                <w:b/>
                <w:bCs/>
                <w:sz w:val="20"/>
                <w:szCs w:val="20"/>
              </w:rPr>
              <w:t>Nicolas</w:t>
            </w:r>
          </w:p>
        </w:tc>
        <w:tc>
          <w:tcPr>
            <w:tcW w:w="4141" w:type="dxa"/>
            <w:shd w:val="clear" w:color="auto" w:fill="DCE6F2"/>
            <w:vAlign w:val="center"/>
          </w:tcPr>
          <w:p w14:paraId="3175C52B" w14:textId="77777777" w:rsidR="00FE42B3" w:rsidRDefault="00625A4E">
            <w:r>
              <w:rPr>
                <w:b/>
                <w:bCs/>
                <w:sz w:val="20"/>
                <w:szCs w:val="20"/>
              </w:rPr>
              <w:t>Bemerkungen</w:t>
            </w:r>
          </w:p>
        </w:tc>
      </w:tr>
      <w:tr w:rsidR="00FE42B3" w14:paraId="4BF820DA" w14:textId="77777777">
        <w:trPr>
          <w:cantSplit/>
        </w:trPr>
        <w:tc>
          <w:tcPr>
            <w:tcW w:w="680" w:type="dxa"/>
            <w:vAlign w:val="center"/>
          </w:tcPr>
          <w:p w14:paraId="100BF97A" w14:textId="77777777" w:rsidR="00FE42B3" w:rsidRDefault="00625A4E">
            <w:pPr>
              <w:jc w:val="center"/>
            </w:pPr>
            <w:r>
              <w:rPr>
                <w:sz w:val="20"/>
                <w:szCs w:val="20"/>
              </w:rPr>
              <w:t>T08</w:t>
            </w:r>
          </w:p>
        </w:tc>
        <w:tc>
          <w:tcPr>
            <w:tcW w:w="900" w:type="dxa"/>
            <w:vAlign w:val="center"/>
          </w:tcPr>
          <w:p w14:paraId="366E6675" w14:textId="77777777" w:rsidR="00FE42B3" w:rsidRDefault="00625A4E">
            <w:pPr>
              <w:jc w:val="center"/>
            </w:pPr>
            <w:r>
              <w:rPr>
                <w:sz w:val="20"/>
                <w:szCs w:val="20"/>
              </w:rPr>
              <w:t>P1</w:t>
            </w:r>
          </w:p>
        </w:tc>
        <w:tc>
          <w:tcPr>
            <w:tcW w:w="850" w:type="dxa"/>
            <w:vAlign w:val="center"/>
          </w:tcPr>
          <w:p w14:paraId="445D65A1" w14:textId="77777777" w:rsidR="00FE42B3" w:rsidRDefault="00625A4E">
            <w:pPr>
              <w:jc w:val="center"/>
            </w:pPr>
            <w:r>
              <w:rPr>
                <w:sz w:val="20"/>
                <w:szCs w:val="20"/>
              </w:rPr>
              <w:t>01:01</w:t>
            </w:r>
          </w:p>
        </w:tc>
        <w:tc>
          <w:tcPr>
            <w:tcW w:w="1250" w:type="dxa"/>
            <w:vAlign w:val="center"/>
          </w:tcPr>
          <w:p w14:paraId="4E10A422" w14:textId="77777777" w:rsidR="00FE42B3" w:rsidRDefault="00625A4E">
            <w:pPr>
              <w:jc w:val="center"/>
            </w:pPr>
            <w:r>
              <w:rPr>
                <w:sz w:val="20"/>
                <w:szCs w:val="20"/>
              </w:rPr>
              <w:t>5/5/5/5</w:t>
            </w:r>
          </w:p>
        </w:tc>
        <w:tc>
          <w:tcPr>
            <w:tcW w:w="1250" w:type="dxa"/>
            <w:vAlign w:val="center"/>
          </w:tcPr>
          <w:p w14:paraId="6F75939A" w14:textId="77777777" w:rsidR="00FE42B3" w:rsidRDefault="00FE42B3">
            <w:pPr>
              <w:jc w:val="center"/>
            </w:pPr>
            <w:ins w:id="91091" w:author="Claude" w:date="2026-10-25T12:00:00Z">
              <w:r>
                <w:t xml:space="preserve">3/5/5/5</w:t>
              </w:r>
            </w:ins>
          </w:p>
        </w:tc>
        <w:tc>
          <w:tcPr>
            <w:tcW w:w="4141" w:type="dxa"/>
            <w:vAlign w:val="center"/>
          </w:tcPr>
          <w:p w14:paraId="0CAC6054" w14:textId="77777777" w:rsidR="00FE42B3" w:rsidRDefault="00625A4E">
            <w:r>
              <w:rPr>
                <w:sz w:val="20"/>
                <w:szCs w:val="20"/>
              </w:rPr>
              <w:t>Alle Elemente umgesetzt, Text korrekt</w:t>
            </w:r>
          </w:p>
        </w:tc>
      </w:tr>
      <w:tr w:rsidR="00FE42B3" w14:paraId="11C898B4" w14:textId="77777777">
        <w:trPr>
          <w:cantSplit/>
        </w:trPr>
        <w:tc>
          <w:tcPr>
            <w:tcW w:w="680" w:type="dxa"/>
            <w:vAlign w:val="center"/>
          </w:tcPr>
          <w:p w14:paraId="091116BA" w14:textId="77777777" w:rsidR="00FE42B3" w:rsidRDefault="00625A4E">
            <w:pPr>
              <w:jc w:val="center"/>
            </w:pPr>
            <w:r>
              <w:rPr>
                <w:sz w:val="20"/>
                <w:szCs w:val="20"/>
              </w:rPr>
              <w:t>T09</w:t>
            </w:r>
          </w:p>
        </w:tc>
        <w:tc>
          <w:tcPr>
            <w:tcW w:w="900" w:type="dxa"/>
            <w:vAlign w:val="center"/>
          </w:tcPr>
          <w:p w14:paraId="6FA194A4" w14:textId="77777777" w:rsidR="00FE42B3" w:rsidRDefault="00625A4E">
            <w:pPr>
              <w:jc w:val="center"/>
            </w:pPr>
            <w:r>
              <w:rPr>
                <w:sz w:val="20"/>
                <w:szCs w:val="20"/>
              </w:rPr>
              <w:t>P2</w:t>
            </w:r>
          </w:p>
        </w:tc>
        <w:tc>
          <w:tcPr>
            <w:tcW w:w="850" w:type="dxa"/>
            <w:vAlign w:val="center"/>
          </w:tcPr>
          <w:p w14:paraId="24D044D3" w14:textId="77777777" w:rsidR="00FE42B3" w:rsidRDefault="00625A4E">
            <w:pPr>
              <w:jc w:val="center"/>
            </w:pPr>
            <w:r>
              <w:rPr>
                <w:sz w:val="20"/>
                <w:szCs w:val="20"/>
              </w:rPr>
              <w:t>01:35</w:t>
            </w:r>
          </w:p>
        </w:tc>
        <w:tc>
          <w:tcPr>
            <w:tcW w:w="1250" w:type="dxa"/>
            <w:vAlign w:val="center"/>
          </w:tcPr>
          <w:p w14:paraId="64ED260C" w14:textId="77777777" w:rsidR="00FE42B3" w:rsidRDefault="00625A4E">
            <w:pPr>
              <w:jc w:val="center"/>
            </w:pPr>
            <w:r>
              <w:rPr>
                <w:sz w:val="20"/>
                <w:szCs w:val="20"/>
              </w:rPr>
              <w:t>5/5/5/5</w:t>
            </w:r>
          </w:p>
        </w:tc>
        <w:tc>
          <w:tcPr>
            <w:tcW w:w="1250" w:type="dxa"/>
            <w:vAlign w:val="center"/>
          </w:tcPr>
          <w:p w14:paraId="78D97A90" w14:textId="77777777" w:rsidR="00FE42B3" w:rsidRDefault="00FE42B3">
            <w:pPr>
              <w:jc w:val="center"/>
            </w:pPr>
            <w:ins w:id="91092" w:author="Claude" w:date="2026-10-25T12:00:00Z">
              <w:r>
                <w:t xml:space="preserve">5/5/5/5</w:t>
              </w:r>
            </w:ins>
          </w:p>
        </w:tc>
        <w:tc>
          <w:tcPr>
            <w:tcW w:w="4141" w:type="dxa"/>
            <w:vAlign w:val="center"/>
          </w:tcPr>
          <w:p w14:paraId="4A3FEF35" w14:textId="77777777" w:rsidR="00FE42B3" w:rsidRDefault="00625A4E">
            <w:r>
              <w:rPr>
                <w:sz w:val="20"/>
                <w:szCs w:val="20"/>
              </w:rPr>
              <w:t>Text in der Mitte und korrekt</w:t>
            </w:r>
          </w:p>
        </w:tc>
      </w:tr>
      <w:tr w:rsidR="00FE42B3" w14:paraId="6E0C54CD" w14:textId="77777777">
        <w:trPr>
          <w:cantSplit/>
        </w:trPr>
        <w:tc>
          <w:tcPr>
            <w:tcW w:w="680" w:type="dxa"/>
            <w:vAlign w:val="center"/>
          </w:tcPr>
          <w:p w14:paraId="5796D9B3" w14:textId="77777777" w:rsidR="00FE42B3" w:rsidRDefault="00625A4E">
            <w:pPr>
              <w:jc w:val="center"/>
            </w:pPr>
            <w:r>
              <w:rPr>
                <w:sz w:val="20"/>
                <w:szCs w:val="20"/>
              </w:rPr>
              <w:lastRenderedPageBreak/>
              <w:t>T10</w:t>
            </w:r>
          </w:p>
        </w:tc>
        <w:tc>
          <w:tcPr>
            <w:tcW w:w="900" w:type="dxa"/>
            <w:vAlign w:val="center"/>
          </w:tcPr>
          <w:p w14:paraId="512A9D97" w14:textId="77777777" w:rsidR="00FE42B3" w:rsidRDefault="00625A4E">
            <w:pPr>
              <w:jc w:val="center"/>
            </w:pPr>
            <w:r>
              <w:rPr>
                <w:sz w:val="20"/>
                <w:szCs w:val="20"/>
              </w:rPr>
              <w:t>P3</w:t>
            </w:r>
          </w:p>
        </w:tc>
        <w:tc>
          <w:tcPr>
            <w:tcW w:w="850" w:type="dxa"/>
            <w:vAlign w:val="center"/>
          </w:tcPr>
          <w:p w14:paraId="6AEC8378" w14:textId="77777777" w:rsidR="00FE42B3" w:rsidRDefault="00625A4E">
            <w:pPr>
              <w:jc w:val="center"/>
            </w:pPr>
            <w:r>
              <w:rPr>
                <w:sz w:val="20"/>
                <w:szCs w:val="20"/>
              </w:rPr>
              <w:t>01:44</w:t>
            </w:r>
          </w:p>
        </w:tc>
        <w:tc>
          <w:tcPr>
            <w:tcW w:w="1250" w:type="dxa"/>
            <w:vAlign w:val="center"/>
          </w:tcPr>
          <w:p w14:paraId="0E7C75BA" w14:textId="77777777" w:rsidR="00FE42B3" w:rsidRDefault="00625A4E">
            <w:pPr>
              <w:jc w:val="center"/>
            </w:pPr>
            <w:r>
              <w:rPr>
                <w:sz w:val="20"/>
                <w:szCs w:val="20"/>
              </w:rPr>
              <w:t>5/5/5/5</w:t>
            </w:r>
          </w:p>
        </w:tc>
        <w:tc>
          <w:tcPr>
            <w:tcW w:w="1250" w:type="dxa"/>
            <w:vAlign w:val="center"/>
          </w:tcPr>
          <w:p w14:paraId="57BD2009" w14:textId="77777777" w:rsidR="00FE42B3" w:rsidRDefault="00FE42B3">
            <w:pPr>
              <w:jc w:val="center"/>
            </w:pPr>
            <w:ins w:id="91093" w:author="Claude" w:date="2026-10-25T12:00:00Z">
              <w:r>
                <w:t xml:space="preserve">5/4/5/5</w:t>
              </w:r>
            </w:ins>
          </w:p>
        </w:tc>
        <w:tc>
          <w:tcPr>
            <w:tcW w:w="4141" w:type="dxa"/>
            <w:vAlign w:val="center"/>
          </w:tcPr>
          <w:p w14:paraId="0D82CD58" w14:textId="77777777" w:rsidR="00FE42B3" w:rsidRDefault="00625A4E">
            <w:r>
              <w:rPr>
                <w:sz w:val="20"/>
                <w:szCs w:val="20"/>
              </w:rPr>
              <w:t>Personen schauen aufs Whiteboard, Vektorstil wie verlangt</w:t>
            </w:r>
          </w:p>
        </w:tc>
      </w:tr>
      <w:tr w:rsidR="00FE42B3" w14:paraId="443C0A9A" w14:textId="77777777">
        <w:trPr>
          <w:cantSplit/>
        </w:trPr>
        <w:tc>
          <w:tcPr>
            <w:tcW w:w="680" w:type="dxa"/>
            <w:vAlign w:val="center"/>
          </w:tcPr>
          <w:p w14:paraId="6A1E2046" w14:textId="77777777" w:rsidR="00FE42B3" w:rsidRDefault="00625A4E">
            <w:pPr>
              <w:jc w:val="center"/>
            </w:pPr>
            <w:r>
              <w:rPr>
                <w:sz w:val="20"/>
                <w:szCs w:val="20"/>
              </w:rPr>
              <w:t>T11</w:t>
            </w:r>
          </w:p>
        </w:tc>
        <w:tc>
          <w:tcPr>
            <w:tcW w:w="900" w:type="dxa"/>
            <w:vAlign w:val="center"/>
          </w:tcPr>
          <w:p w14:paraId="20C91B89" w14:textId="77777777" w:rsidR="00FE42B3" w:rsidRDefault="00625A4E">
            <w:pPr>
              <w:jc w:val="center"/>
            </w:pPr>
            <w:r>
              <w:rPr>
                <w:sz w:val="20"/>
                <w:szCs w:val="20"/>
              </w:rPr>
              <w:t>P4</w:t>
            </w:r>
          </w:p>
        </w:tc>
        <w:tc>
          <w:tcPr>
            <w:tcW w:w="850" w:type="dxa"/>
            <w:vAlign w:val="center"/>
          </w:tcPr>
          <w:p w14:paraId="5E322525" w14:textId="77777777" w:rsidR="00FE42B3" w:rsidRDefault="00625A4E">
            <w:pPr>
              <w:jc w:val="center"/>
            </w:pPr>
            <w:r>
              <w:rPr>
                <w:sz w:val="20"/>
                <w:szCs w:val="20"/>
              </w:rPr>
              <w:t>01:53</w:t>
            </w:r>
          </w:p>
        </w:tc>
        <w:tc>
          <w:tcPr>
            <w:tcW w:w="1250" w:type="dxa"/>
            <w:vAlign w:val="center"/>
          </w:tcPr>
          <w:p w14:paraId="44C7D621" w14:textId="77777777" w:rsidR="00FE42B3" w:rsidRDefault="00625A4E">
            <w:pPr>
              <w:jc w:val="center"/>
            </w:pPr>
            <w:r>
              <w:rPr>
                <w:sz w:val="20"/>
                <w:szCs w:val="20"/>
              </w:rPr>
              <w:t>5/5/5/4</w:t>
            </w:r>
          </w:p>
        </w:tc>
        <w:tc>
          <w:tcPr>
            <w:tcW w:w="1250" w:type="dxa"/>
            <w:vAlign w:val="center"/>
          </w:tcPr>
          <w:p w14:paraId="416E9A16" w14:textId="77777777" w:rsidR="00FE42B3" w:rsidRDefault="00FE42B3">
            <w:pPr>
              <w:jc w:val="center"/>
            </w:pPr>
            <w:ins w:id="91094" w:author="Claude" w:date="2026-10-25T12:00:00Z">
              <w:r>
                <w:t xml:space="preserve">4/5/5/5</w:t>
              </w:r>
            </w:ins>
          </w:p>
        </w:tc>
        <w:tc>
          <w:tcPr>
            <w:tcW w:w="4141" w:type="dxa"/>
            <w:vAlign w:val="center"/>
          </w:tcPr>
          <w:p w14:paraId="4B1A1FA0" w14:textId="77777777" w:rsidR="00FE42B3" w:rsidRDefault="00625A4E">
            <w:r>
              <w:rPr>
                <w:sz w:val="20"/>
                <w:szCs w:val="20"/>
              </w:rPr>
              <w:t>Wirkt eher fotorealistisch als 3D</w:t>
            </w:r>
          </w:p>
        </w:tc>
      </w:tr>
      <w:tr w:rsidR="00FE42B3" w14:paraId="2759D45B" w14:textId="77777777">
        <w:trPr>
          <w:cantSplit/>
        </w:trPr>
        <w:tc>
          <w:tcPr>
            <w:tcW w:w="680" w:type="dxa"/>
            <w:vAlign w:val="center"/>
          </w:tcPr>
          <w:p w14:paraId="4E6F88BE" w14:textId="77777777" w:rsidR="00FE42B3" w:rsidRDefault="00625A4E">
            <w:pPr>
              <w:jc w:val="center"/>
            </w:pPr>
            <w:r>
              <w:rPr>
                <w:sz w:val="20"/>
                <w:szCs w:val="20"/>
              </w:rPr>
              <w:t>T12</w:t>
            </w:r>
          </w:p>
        </w:tc>
        <w:tc>
          <w:tcPr>
            <w:tcW w:w="900" w:type="dxa"/>
            <w:vAlign w:val="center"/>
          </w:tcPr>
          <w:p w14:paraId="27DDAFDA" w14:textId="77777777" w:rsidR="00FE42B3" w:rsidRDefault="00625A4E">
            <w:pPr>
              <w:jc w:val="center"/>
            </w:pPr>
            <w:r>
              <w:rPr>
                <w:sz w:val="20"/>
                <w:szCs w:val="20"/>
              </w:rPr>
              <w:t>P5</w:t>
            </w:r>
          </w:p>
        </w:tc>
        <w:tc>
          <w:tcPr>
            <w:tcW w:w="850" w:type="dxa"/>
            <w:vAlign w:val="center"/>
          </w:tcPr>
          <w:p w14:paraId="7EAFF4F7" w14:textId="77777777" w:rsidR="00FE42B3" w:rsidRDefault="00625A4E">
            <w:pPr>
              <w:jc w:val="center"/>
            </w:pPr>
            <w:r>
              <w:rPr>
                <w:sz w:val="20"/>
                <w:szCs w:val="20"/>
              </w:rPr>
              <w:t>15:21</w:t>
            </w:r>
          </w:p>
        </w:tc>
        <w:tc>
          <w:tcPr>
            <w:tcW w:w="1250" w:type="dxa"/>
            <w:vAlign w:val="center"/>
          </w:tcPr>
          <w:p w14:paraId="3F559F77" w14:textId="77777777" w:rsidR="00FE42B3" w:rsidRDefault="00625A4E">
            <w:pPr>
              <w:jc w:val="center"/>
            </w:pPr>
            <w:r>
              <w:rPr>
                <w:sz w:val="20"/>
                <w:szCs w:val="20"/>
              </w:rPr>
              <w:t>5/5/5/5</w:t>
            </w:r>
          </w:p>
        </w:tc>
        <w:tc>
          <w:tcPr>
            <w:tcW w:w="1250" w:type="dxa"/>
            <w:vAlign w:val="center"/>
          </w:tcPr>
          <w:p w14:paraId="52D37C1C" w14:textId="77777777" w:rsidR="00FE42B3" w:rsidRDefault="00FE42B3">
            <w:pPr>
              <w:jc w:val="center"/>
            </w:pPr>
            <w:ins w:id="91095" w:author="Claude" w:date="2026-10-25T12:00:00Z">
              <w:r>
                <w:t xml:space="preserve">5/4/5/4</w:t>
              </w:r>
            </w:ins>
          </w:p>
        </w:tc>
        <w:tc>
          <w:tcPr>
            <w:tcW w:w="4141" w:type="dxa"/>
            <w:vAlign w:val="center"/>
          </w:tcPr>
          <w:p w14:paraId="164D1CE2" w14:textId="77777777" w:rsidR="00FE42B3" w:rsidRDefault="00625A4E">
            <w:r>
              <w:rPr>
                <w:sz w:val="20"/>
                <w:szCs w:val="20"/>
              </w:rPr>
              <w:t>Zweites Konto (Limit um 02:01); zusätzliche Texte passend und fehlerfrei</w:t>
            </w:r>
          </w:p>
        </w:tc>
      </w:tr>
      <w:tr w:rsidR="00FE42B3" w14:paraId="666ABF2B" w14:textId="77777777">
        <w:trPr>
          <w:cantSplit/>
        </w:trPr>
        <w:tc>
          <w:tcPr>
            <w:tcW w:w="680" w:type="dxa"/>
            <w:vAlign w:val="center"/>
          </w:tcPr>
          <w:p w14:paraId="3C34811F" w14:textId="77777777" w:rsidR="00FE42B3" w:rsidRDefault="00625A4E">
            <w:pPr>
              <w:jc w:val="center"/>
            </w:pPr>
            <w:r>
              <w:rPr>
                <w:sz w:val="20"/>
                <w:szCs w:val="20"/>
              </w:rPr>
              <w:t>T13</w:t>
            </w:r>
          </w:p>
        </w:tc>
        <w:tc>
          <w:tcPr>
            <w:tcW w:w="900" w:type="dxa"/>
            <w:vAlign w:val="center"/>
          </w:tcPr>
          <w:p w14:paraId="454A68D7" w14:textId="77777777" w:rsidR="00FE42B3" w:rsidRDefault="00625A4E">
            <w:pPr>
              <w:jc w:val="center"/>
            </w:pPr>
            <w:r>
              <w:rPr>
                <w:sz w:val="20"/>
                <w:szCs w:val="20"/>
              </w:rPr>
              <w:t>P6</w:t>
            </w:r>
          </w:p>
        </w:tc>
        <w:tc>
          <w:tcPr>
            <w:tcW w:w="850" w:type="dxa"/>
            <w:vAlign w:val="center"/>
          </w:tcPr>
          <w:p w14:paraId="52A4CD22" w14:textId="77777777" w:rsidR="00FE42B3" w:rsidRDefault="00625A4E">
            <w:pPr>
              <w:jc w:val="center"/>
            </w:pPr>
            <w:r>
              <w:rPr>
                <w:sz w:val="20"/>
                <w:szCs w:val="20"/>
              </w:rPr>
              <w:t>15:24</w:t>
            </w:r>
          </w:p>
        </w:tc>
        <w:tc>
          <w:tcPr>
            <w:tcW w:w="1250" w:type="dxa"/>
            <w:vAlign w:val="center"/>
          </w:tcPr>
          <w:p w14:paraId="175E60B4" w14:textId="77777777" w:rsidR="00FE42B3" w:rsidRDefault="00625A4E">
            <w:pPr>
              <w:jc w:val="center"/>
            </w:pPr>
            <w:r>
              <w:rPr>
                <w:sz w:val="20"/>
                <w:szCs w:val="20"/>
              </w:rPr>
              <w:t>5/5/5/5</w:t>
            </w:r>
          </w:p>
        </w:tc>
        <w:tc>
          <w:tcPr>
            <w:tcW w:w="1250" w:type="dxa"/>
            <w:vAlign w:val="center"/>
          </w:tcPr>
          <w:p w14:paraId="1AB09A95" w14:textId="77777777" w:rsidR="00FE42B3" w:rsidRDefault="00FE42B3">
            <w:pPr>
              <w:jc w:val="center"/>
            </w:pPr>
            <w:ins w:id="91096" w:author="Claude" w:date="2026-10-25T12:00:00Z">
              <w:r>
                <w:t xml:space="preserve">4/5/5/5</w:t>
              </w:r>
            </w:ins>
          </w:p>
        </w:tc>
        <w:tc>
          <w:tcPr>
            <w:tcW w:w="4141" w:type="dxa"/>
            <w:vAlign w:val="center"/>
          </w:tcPr>
          <w:p w14:paraId="0426FAA8" w14:textId="77777777" w:rsidR="00FE42B3" w:rsidRDefault="00625A4E">
            <w:r>
              <w:rPr>
                <w:sz w:val="20"/>
                <w:szCs w:val="20"/>
              </w:rPr>
              <w:t>Zweites Konto; Laptop zugeklappt, Text korrekt</w:t>
            </w:r>
          </w:p>
        </w:tc>
      </w:tr>
      <w:tr w:rsidR="00FE42B3" w14:paraId="4E201813" w14:textId="77777777">
        <w:trPr>
          <w:cantSplit/>
        </w:trPr>
        <w:tc>
          <w:tcPr>
            <w:tcW w:w="680" w:type="dxa"/>
            <w:vAlign w:val="center"/>
          </w:tcPr>
          <w:p w14:paraId="2834C10B" w14:textId="77777777" w:rsidR="00FE42B3" w:rsidRDefault="00625A4E">
            <w:pPr>
              <w:jc w:val="center"/>
            </w:pPr>
            <w:r>
              <w:rPr>
                <w:sz w:val="20"/>
                <w:szCs w:val="20"/>
              </w:rPr>
              <w:t>T14</w:t>
            </w:r>
          </w:p>
        </w:tc>
        <w:tc>
          <w:tcPr>
            <w:tcW w:w="900" w:type="dxa"/>
            <w:vAlign w:val="center"/>
          </w:tcPr>
          <w:p w14:paraId="0ADE9678" w14:textId="77777777" w:rsidR="00FE42B3" w:rsidRDefault="00625A4E">
            <w:pPr>
              <w:jc w:val="center"/>
            </w:pPr>
            <w:r>
              <w:rPr>
                <w:sz w:val="20"/>
                <w:szCs w:val="20"/>
              </w:rPr>
              <w:t>Folge</w:t>
            </w:r>
          </w:p>
        </w:tc>
        <w:tc>
          <w:tcPr>
            <w:tcW w:w="850" w:type="dxa"/>
            <w:vAlign w:val="center"/>
          </w:tcPr>
          <w:p w14:paraId="183F3A69" w14:textId="77777777" w:rsidR="00FE42B3" w:rsidRDefault="00625A4E">
            <w:pPr>
              <w:jc w:val="center"/>
            </w:pPr>
            <w:r>
              <w:rPr>
                <w:sz w:val="20"/>
                <w:szCs w:val="20"/>
              </w:rPr>
              <w:t>01:22</w:t>
            </w:r>
          </w:p>
        </w:tc>
        <w:tc>
          <w:tcPr>
            <w:tcW w:w="1250" w:type="dxa"/>
            <w:vAlign w:val="center"/>
          </w:tcPr>
          <w:p w14:paraId="4CB08631" w14:textId="77777777" w:rsidR="00FE42B3" w:rsidRDefault="00625A4E">
            <w:pPr>
              <w:jc w:val="center"/>
            </w:pPr>
            <w:r>
              <w:rPr>
                <w:sz w:val="20"/>
                <w:szCs w:val="20"/>
              </w:rPr>
              <w:t>K5: 5</w:t>
            </w:r>
          </w:p>
        </w:tc>
        <w:tc>
          <w:tcPr>
            <w:tcW w:w="1250" w:type="dxa"/>
            <w:vAlign w:val="center"/>
          </w:tcPr>
          <w:p w14:paraId="2B18DA8C" w14:textId="77777777" w:rsidR="00FE42B3" w:rsidRDefault="00FE42B3">
            <w:pPr>
              <w:jc w:val="center"/>
            </w:pPr>
            <w:ins w:id="91097" w:author="Claude" w:date="2026-10-25T12:00:00Z">
              <w:r>
                <w:t xml:space="preserve">K5: 5</w:t>
              </w:r>
            </w:ins>
          </w:p>
        </w:tc>
        <w:tc>
          <w:tcPr>
            <w:tcW w:w="4141" w:type="dxa"/>
            <w:vAlign w:val="center"/>
          </w:tcPr>
          <w:p w14:paraId="7384F10B" w14:textId="77777777" w:rsidR="00FE42B3" w:rsidRDefault="00625A4E">
            <w:r>
              <w:rPr>
                <w:sz w:val="20"/>
                <w:szCs w:val="20"/>
              </w:rPr>
              <w:t>Nur die Ballonfarben geändert, Rest gleich</w:t>
            </w:r>
          </w:p>
        </w:tc>
      </w:tr>
      <w:tr w:rsidR="00FE42B3" w14:paraId="4DCB5794" w14:textId="77777777">
        <w:trPr>
          <w:cantSplit/>
        </w:trPr>
        <w:tc>
          <w:tcPr>
            <w:tcW w:w="680" w:type="dxa"/>
            <w:shd w:val="clear" w:color="auto" w:fill="F2F2F2"/>
            <w:vAlign w:val="center"/>
          </w:tcPr>
          <w:p w14:paraId="40486C17" w14:textId="77777777" w:rsidR="00FE42B3" w:rsidRDefault="00625A4E">
            <w:pPr>
              <w:jc w:val="center"/>
            </w:pPr>
            <w:r>
              <w:rPr>
                <w:sz w:val="20"/>
                <w:szCs w:val="20"/>
              </w:rPr>
              <w:t>–</w:t>
            </w:r>
          </w:p>
        </w:tc>
        <w:tc>
          <w:tcPr>
            <w:tcW w:w="900" w:type="dxa"/>
            <w:shd w:val="clear" w:color="auto" w:fill="F2F2F2"/>
            <w:vAlign w:val="center"/>
          </w:tcPr>
          <w:p w14:paraId="35678A5E" w14:textId="77777777" w:rsidR="00FE42B3" w:rsidRDefault="00625A4E">
            <w:pPr>
              <w:jc w:val="center"/>
            </w:pPr>
            <w:r>
              <w:rPr>
                <w:sz w:val="20"/>
                <w:szCs w:val="20"/>
              </w:rPr>
              <w:t>K5–K10</w:t>
            </w:r>
          </w:p>
        </w:tc>
        <w:tc>
          <w:tcPr>
            <w:tcW w:w="850" w:type="dxa"/>
            <w:shd w:val="clear" w:color="auto" w:fill="F2F2F2"/>
            <w:vAlign w:val="center"/>
          </w:tcPr>
          <w:p w14:paraId="60341415" w14:textId="77777777" w:rsidR="00FE42B3" w:rsidRDefault="00625A4E">
            <w:pPr>
              <w:jc w:val="center"/>
            </w:pPr>
            <w:r>
              <w:rPr>
                <w:sz w:val="20"/>
                <w:szCs w:val="20"/>
              </w:rPr>
              <w:t>–</w:t>
            </w:r>
          </w:p>
        </w:tc>
        <w:tc>
          <w:tcPr>
            <w:tcW w:w="1250" w:type="dxa"/>
            <w:shd w:val="clear" w:color="auto" w:fill="F2F2F2"/>
            <w:vAlign w:val="center"/>
          </w:tcPr>
          <w:p w14:paraId="48F364F6" w14:textId="77777777" w:rsidR="00FE42B3" w:rsidRDefault="00625A4E">
            <w:pPr>
              <w:jc w:val="center"/>
            </w:pPr>
            <w:r>
              <w:rPr>
                <w:sz w:val="20"/>
                <w:szCs w:val="20"/>
              </w:rPr>
              <w:t>5/5/3/5/5/5</w:t>
            </w:r>
          </w:p>
        </w:tc>
        <w:tc>
          <w:tcPr>
            <w:tcW w:w="1250" w:type="dxa"/>
            <w:shd w:val="clear" w:color="auto" w:fill="F2F2F2"/>
            <w:vAlign w:val="center"/>
          </w:tcPr>
          <w:p w14:paraId="3C750A75" w14:textId="77777777" w:rsidR="00FE42B3" w:rsidRDefault="00FE42B3">
            <w:pPr>
              <w:jc w:val="center"/>
            </w:pPr>
            <w:ins w:id="91098" w:author="Claude" w:date="2026-10-25T12:00:00Z">
              <w:r>
                <w:t xml:space="preserve">5/5/3/5/5/5</w:t>
              </w:r>
            </w:ins>
          </w:p>
        </w:tc>
        <w:tc>
          <w:tcPr>
            <w:tcW w:w="4141" w:type="dxa"/>
            <w:shd w:val="clear" w:color="auto" w:fill="F2F2F2"/>
            <w:vAlign w:val="center"/>
          </w:tcPr>
          <w:p w14:paraId="711F0337" w14:textId="77777777" w:rsidR="00FE42B3" w:rsidRDefault="00625A4E">
            <w:r>
              <w:rPr>
                <w:sz w:val="20"/>
                <w:szCs w:val="20"/>
              </w:rPr>
              <w:t>Begründungen siehe Nutzwertanalyse</w:t>
            </w:r>
          </w:p>
        </w:tc>
      </w:tr>
    </w:tbl>
    <w:p w14:paraId="0CEBB9B0" w14:textId="77777777" w:rsidR="00FE42B3" w:rsidRDefault="00625A4E">
      <w:pPr>
        <w:keepNext/>
        <w:spacing w:before="160" w:after="40"/>
      </w:pPr>
      <w:r>
        <w:rPr>
          <w:b/>
          <w:bCs/>
        </w:rPr>
        <w:t xml:space="preserve">5. </w:t>
      </w:r>
      <w:proofErr w:type="spellStart"/>
      <w:r>
        <w:rPr>
          <w:b/>
          <w:bCs/>
        </w:rPr>
        <w:t>Leonardo.Ai</w:t>
      </w:r>
      <w:proofErr w:type="spellEnd"/>
    </w:p>
    <w:p w14:paraId="4A3F3E26" w14:textId="77777777" w:rsidR="00FE42B3" w:rsidRDefault="00625A4E">
      <w:pPr>
        <w:keepNext/>
        <w:spacing w:after="80"/>
      </w:pPr>
      <w:r>
        <w:t>Modell «Auto», Stil «Dynamic», Format 1:1, 1 Bild, Private Mode aus · JPEG, 1024 × 1024 Pixel · 8 Tokens pro Bild bei 150 Tokens pro Tag</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680"/>
        <w:gridCol w:w="900"/>
        <w:gridCol w:w="850"/>
        <w:gridCol w:w="1250"/>
        <w:gridCol w:w="1250"/>
        <w:gridCol w:w="4141"/>
      </w:tblGrid>
      <w:tr w:rsidR="00FE42B3" w14:paraId="7F6299E9" w14:textId="77777777">
        <w:trPr>
          <w:cantSplit/>
          <w:tblHeader/>
        </w:trPr>
        <w:tc>
          <w:tcPr>
            <w:tcW w:w="680" w:type="dxa"/>
            <w:shd w:val="clear" w:color="auto" w:fill="DCE6F2"/>
            <w:vAlign w:val="center"/>
          </w:tcPr>
          <w:p w14:paraId="77400DE5" w14:textId="77777777" w:rsidR="00FE42B3" w:rsidRDefault="00625A4E">
            <w:pPr>
              <w:jc w:val="center"/>
            </w:pPr>
            <w:r>
              <w:rPr>
                <w:b/>
                <w:bCs/>
                <w:sz w:val="20"/>
                <w:szCs w:val="20"/>
              </w:rPr>
              <w:t>Nr.</w:t>
            </w:r>
          </w:p>
        </w:tc>
        <w:tc>
          <w:tcPr>
            <w:tcW w:w="900" w:type="dxa"/>
            <w:shd w:val="clear" w:color="auto" w:fill="DCE6F2"/>
            <w:vAlign w:val="center"/>
          </w:tcPr>
          <w:p w14:paraId="6F61FF14" w14:textId="77777777" w:rsidR="00FE42B3" w:rsidRDefault="00625A4E">
            <w:pPr>
              <w:jc w:val="center"/>
            </w:pPr>
            <w:r>
              <w:rPr>
                <w:b/>
                <w:bCs/>
                <w:sz w:val="20"/>
                <w:szCs w:val="20"/>
              </w:rPr>
              <w:t>Test</w:t>
            </w:r>
          </w:p>
        </w:tc>
        <w:tc>
          <w:tcPr>
            <w:tcW w:w="850" w:type="dxa"/>
            <w:shd w:val="clear" w:color="auto" w:fill="DCE6F2"/>
            <w:vAlign w:val="center"/>
          </w:tcPr>
          <w:p w14:paraId="1D8389E5" w14:textId="77777777" w:rsidR="00FE42B3" w:rsidRDefault="00625A4E">
            <w:pPr>
              <w:jc w:val="center"/>
            </w:pPr>
            <w:r>
              <w:rPr>
                <w:b/>
                <w:bCs/>
                <w:sz w:val="20"/>
                <w:szCs w:val="20"/>
              </w:rPr>
              <w:t>Uhrzeit</w:t>
            </w:r>
          </w:p>
        </w:tc>
        <w:tc>
          <w:tcPr>
            <w:tcW w:w="1250" w:type="dxa"/>
            <w:shd w:val="clear" w:color="auto" w:fill="DCE6F2"/>
            <w:vAlign w:val="center"/>
          </w:tcPr>
          <w:p w14:paraId="5A4DD1C2" w14:textId="77777777" w:rsidR="00FE42B3" w:rsidRDefault="00625A4E">
            <w:pPr>
              <w:jc w:val="center"/>
            </w:pPr>
            <w:r>
              <w:rPr>
                <w:b/>
                <w:bCs/>
                <w:sz w:val="20"/>
                <w:szCs w:val="20"/>
              </w:rPr>
              <w:t>Lucas</w:t>
            </w:r>
          </w:p>
        </w:tc>
        <w:tc>
          <w:tcPr>
            <w:tcW w:w="1250" w:type="dxa"/>
            <w:shd w:val="clear" w:color="auto" w:fill="DCE6F2"/>
            <w:vAlign w:val="center"/>
          </w:tcPr>
          <w:p w14:paraId="7674E8D3" w14:textId="77777777" w:rsidR="00FE42B3" w:rsidRDefault="00625A4E">
            <w:pPr>
              <w:jc w:val="center"/>
            </w:pPr>
            <w:r>
              <w:rPr>
                <w:b/>
                <w:bCs/>
                <w:sz w:val="20"/>
                <w:szCs w:val="20"/>
              </w:rPr>
              <w:t>Nicolas</w:t>
            </w:r>
          </w:p>
        </w:tc>
        <w:tc>
          <w:tcPr>
            <w:tcW w:w="4141" w:type="dxa"/>
            <w:shd w:val="clear" w:color="auto" w:fill="DCE6F2"/>
            <w:vAlign w:val="center"/>
          </w:tcPr>
          <w:p w14:paraId="7E14CF53" w14:textId="77777777" w:rsidR="00FE42B3" w:rsidRDefault="00625A4E">
            <w:r>
              <w:rPr>
                <w:b/>
                <w:bCs/>
                <w:sz w:val="20"/>
                <w:szCs w:val="20"/>
              </w:rPr>
              <w:t>Bemerkungen</w:t>
            </w:r>
          </w:p>
        </w:tc>
      </w:tr>
      <w:tr w:rsidR="00FE42B3" w14:paraId="4FB48F9F" w14:textId="77777777">
        <w:trPr>
          <w:cantSplit/>
        </w:trPr>
        <w:tc>
          <w:tcPr>
            <w:tcW w:w="680" w:type="dxa"/>
            <w:vAlign w:val="center"/>
          </w:tcPr>
          <w:p w14:paraId="04B77C1B" w14:textId="77777777" w:rsidR="00FE42B3" w:rsidRDefault="00625A4E">
            <w:pPr>
              <w:jc w:val="center"/>
            </w:pPr>
            <w:r>
              <w:rPr>
                <w:sz w:val="20"/>
                <w:szCs w:val="20"/>
              </w:rPr>
              <w:t>T15</w:t>
            </w:r>
          </w:p>
        </w:tc>
        <w:tc>
          <w:tcPr>
            <w:tcW w:w="900" w:type="dxa"/>
            <w:vAlign w:val="center"/>
          </w:tcPr>
          <w:p w14:paraId="0E20C00C" w14:textId="77777777" w:rsidR="00FE42B3" w:rsidRDefault="00625A4E">
            <w:pPr>
              <w:jc w:val="center"/>
            </w:pPr>
            <w:r>
              <w:rPr>
                <w:sz w:val="20"/>
                <w:szCs w:val="20"/>
              </w:rPr>
              <w:t>P1</w:t>
            </w:r>
          </w:p>
        </w:tc>
        <w:tc>
          <w:tcPr>
            <w:tcW w:w="850" w:type="dxa"/>
            <w:vAlign w:val="center"/>
          </w:tcPr>
          <w:p w14:paraId="19745498" w14:textId="77777777" w:rsidR="00FE42B3" w:rsidRDefault="00625A4E">
            <w:pPr>
              <w:jc w:val="center"/>
            </w:pPr>
            <w:r>
              <w:rPr>
                <w:sz w:val="20"/>
                <w:szCs w:val="20"/>
              </w:rPr>
              <w:t>01:03</w:t>
            </w:r>
          </w:p>
        </w:tc>
        <w:tc>
          <w:tcPr>
            <w:tcW w:w="1250" w:type="dxa"/>
            <w:vAlign w:val="center"/>
          </w:tcPr>
          <w:p w14:paraId="1EDE0298" w14:textId="77777777" w:rsidR="00FE42B3" w:rsidRDefault="00625A4E">
            <w:pPr>
              <w:jc w:val="center"/>
            </w:pPr>
            <w:r>
              <w:rPr>
                <w:sz w:val="20"/>
                <w:szCs w:val="20"/>
              </w:rPr>
              <w:t>5/5/5/4</w:t>
            </w:r>
          </w:p>
        </w:tc>
        <w:tc>
          <w:tcPr>
            <w:tcW w:w="1250" w:type="dxa"/>
            <w:vAlign w:val="center"/>
          </w:tcPr>
          <w:p w14:paraId="46163D9C" w14:textId="77777777" w:rsidR="00FE42B3" w:rsidRDefault="00FE42B3">
            <w:pPr>
              <w:jc w:val="center"/>
            </w:pPr>
            <w:ins w:id="91099" w:author="Claude" w:date="2026-10-25T12:00:00Z">
              <w:r>
                <w:t xml:space="preserve">4/5/5/4</w:t>
              </w:r>
            </w:ins>
          </w:p>
        </w:tc>
        <w:tc>
          <w:tcPr>
            <w:tcW w:w="4141" w:type="dxa"/>
            <w:vAlign w:val="center"/>
          </w:tcPr>
          <w:p w14:paraId="5E4672F2" w14:textId="77777777" w:rsidR="00FE42B3" w:rsidRDefault="00625A4E">
            <w:r>
              <w:rPr>
                <w:sz w:val="20"/>
                <w:szCs w:val="20"/>
              </w:rPr>
              <w:t>Aquarell vor allem im Hintergrund, Kuchen eher digital</w:t>
            </w:r>
          </w:p>
        </w:tc>
      </w:tr>
      <w:tr w:rsidR="00FE42B3" w14:paraId="2FDE1C5E" w14:textId="77777777">
        <w:trPr>
          <w:cantSplit/>
        </w:trPr>
        <w:tc>
          <w:tcPr>
            <w:tcW w:w="680" w:type="dxa"/>
            <w:vAlign w:val="center"/>
          </w:tcPr>
          <w:p w14:paraId="5CF69B34" w14:textId="77777777" w:rsidR="00FE42B3" w:rsidRDefault="00625A4E">
            <w:pPr>
              <w:jc w:val="center"/>
            </w:pPr>
            <w:r>
              <w:rPr>
                <w:sz w:val="20"/>
                <w:szCs w:val="20"/>
              </w:rPr>
              <w:t>T16</w:t>
            </w:r>
          </w:p>
        </w:tc>
        <w:tc>
          <w:tcPr>
            <w:tcW w:w="900" w:type="dxa"/>
            <w:vAlign w:val="center"/>
          </w:tcPr>
          <w:p w14:paraId="7BAD0EED" w14:textId="77777777" w:rsidR="00FE42B3" w:rsidRDefault="00625A4E">
            <w:pPr>
              <w:jc w:val="center"/>
            </w:pPr>
            <w:r>
              <w:rPr>
                <w:sz w:val="20"/>
                <w:szCs w:val="20"/>
              </w:rPr>
              <w:t>P2</w:t>
            </w:r>
          </w:p>
        </w:tc>
        <w:tc>
          <w:tcPr>
            <w:tcW w:w="850" w:type="dxa"/>
            <w:vAlign w:val="center"/>
          </w:tcPr>
          <w:p w14:paraId="39228FA9" w14:textId="77777777" w:rsidR="00FE42B3" w:rsidRDefault="00625A4E">
            <w:pPr>
              <w:jc w:val="center"/>
            </w:pPr>
            <w:r>
              <w:rPr>
                <w:sz w:val="20"/>
                <w:szCs w:val="20"/>
              </w:rPr>
              <w:t>01:36</w:t>
            </w:r>
          </w:p>
        </w:tc>
        <w:tc>
          <w:tcPr>
            <w:tcW w:w="1250" w:type="dxa"/>
            <w:vAlign w:val="center"/>
          </w:tcPr>
          <w:p w14:paraId="7DEE2015" w14:textId="77777777" w:rsidR="00FE42B3" w:rsidRDefault="00625A4E">
            <w:pPr>
              <w:jc w:val="center"/>
            </w:pPr>
            <w:r>
              <w:rPr>
                <w:sz w:val="20"/>
                <w:szCs w:val="20"/>
              </w:rPr>
              <w:t>5/5/5/5</w:t>
            </w:r>
          </w:p>
        </w:tc>
        <w:tc>
          <w:tcPr>
            <w:tcW w:w="1250" w:type="dxa"/>
            <w:vAlign w:val="center"/>
          </w:tcPr>
          <w:p w14:paraId="3351AFBA" w14:textId="77777777" w:rsidR="00FE42B3" w:rsidRDefault="00FE42B3">
            <w:pPr>
              <w:jc w:val="center"/>
            </w:pPr>
            <w:ins w:id="91100" w:author="Claude" w:date="2026-10-25T12:00:00Z">
              <w:r>
                <w:t xml:space="preserve">5/3/5/5</w:t>
              </w:r>
            </w:ins>
          </w:p>
        </w:tc>
        <w:tc>
          <w:tcPr>
            <w:tcW w:w="4141" w:type="dxa"/>
            <w:vAlign w:val="center"/>
          </w:tcPr>
          <w:p w14:paraId="5FCF5433" w14:textId="77777777" w:rsidR="00FE42B3" w:rsidRDefault="00625A4E">
            <w:r>
              <w:rPr>
                <w:sz w:val="20"/>
                <w:szCs w:val="20"/>
              </w:rPr>
              <w:t>Gemini-Wasserzeichen unten rechts (K10)</w:t>
            </w:r>
          </w:p>
        </w:tc>
      </w:tr>
      <w:tr w:rsidR="00FE42B3" w14:paraId="4520C56F" w14:textId="77777777">
        <w:trPr>
          <w:cantSplit/>
        </w:trPr>
        <w:tc>
          <w:tcPr>
            <w:tcW w:w="680" w:type="dxa"/>
            <w:vAlign w:val="center"/>
          </w:tcPr>
          <w:p w14:paraId="76F314F1" w14:textId="77777777" w:rsidR="00FE42B3" w:rsidRDefault="00625A4E">
            <w:pPr>
              <w:jc w:val="center"/>
            </w:pPr>
            <w:r>
              <w:rPr>
                <w:sz w:val="20"/>
                <w:szCs w:val="20"/>
              </w:rPr>
              <w:t>T17</w:t>
            </w:r>
          </w:p>
        </w:tc>
        <w:tc>
          <w:tcPr>
            <w:tcW w:w="900" w:type="dxa"/>
            <w:vAlign w:val="center"/>
          </w:tcPr>
          <w:p w14:paraId="667756BD" w14:textId="77777777" w:rsidR="00FE42B3" w:rsidRDefault="00625A4E">
            <w:pPr>
              <w:jc w:val="center"/>
            </w:pPr>
            <w:r>
              <w:rPr>
                <w:sz w:val="20"/>
                <w:szCs w:val="20"/>
              </w:rPr>
              <w:t>P3</w:t>
            </w:r>
          </w:p>
        </w:tc>
        <w:tc>
          <w:tcPr>
            <w:tcW w:w="850" w:type="dxa"/>
            <w:vAlign w:val="center"/>
          </w:tcPr>
          <w:p w14:paraId="0B476DCD" w14:textId="77777777" w:rsidR="00FE42B3" w:rsidRDefault="00625A4E">
            <w:pPr>
              <w:jc w:val="center"/>
            </w:pPr>
            <w:r>
              <w:rPr>
                <w:sz w:val="20"/>
                <w:szCs w:val="20"/>
              </w:rPr>
              <w:t>01:47</w:t>
            </w:r>
          </w:p>
        </w:tc>
        <w:tc>
          <w:tcPr>
            <w:tcW w:w="1250" w:type="dxa"/>
            <w:vAlign w:val="center"/>
          </w:tcPr>
          <w:p w14:paraId="4E4BFC7B" w14:textId="77777777" w:rsidR="00FE42B3" w:rsidRDefault="00625A4E">
            <w:pPr>
              <w:jc w:val="center"/>
            </w:pPr>
            <w:r>
              <w:rPr>
                <w:sz w:val="20"/>
                <w:szCs w:val="20"/>
              </w:rPr>
              <w:t>5/5/5/5</w:t>
            </w:r>
          </w:p>
        </w:tc>
        <w:tc>
          <w:tcPr>
            <w:tcW w:w="1250" w:type="dxa"/>
            <w:vAlign w:val="center"/>
          </w:tcPr>
          <w:p w14:paraId="5421DE90" w14:textId="77777777" w:rsidR="00FE42B3" w:rsidRDefault="00FE42B3">
            <w:pPr>
              <w:jc w:val="center"/>
            </w:pPr>
            <w:ins w:id="91101" w:author="Claude" w:date="2026-10-25T12:00:00Z">
              <w:r>
                <w:t xml:space="preserve">4/3/5/3</w:t>
              </w:r>
            </w:ins>
          </w:p>
        </w:tc>
        <w:tc>
          <w:tcPr>
            <w:tcW w:w="4141" w:type="dxa"/>
            <w:vAlign w:val="center"/>
          </w:tcPr>
          <w:p w14:paraId="32641906" w14:textId="77777777" w:rsidR="00FE42B3" w:rsidRDefault="00625A4E">
            <w:r>
              <w:rPr>
                <w:sz w:val="20"/>
                <w:szCs w:val="20"/>
              </w:rPr>
              <w:t>Alle Elemente umgesetzt, Text korrekt</w:t>
            </w:r>
          </w:p>
        </w:tc>
      </w:tr>
      <w:tr w:rsidR="00FE42B3" w14:paraId="686AFB92" w14:textId="77777777">
        <w:trPr>
          <w:cantSplit/>
        </w:trPr>
        <w:tc>
          <w:tcPr>
            <w:tcW w:w="680" w:type="dxa"/>
            <w:vAlign w:val="center"/>
          </w:tcPr>
          <w:p w14:paraId="15430D64" w14:textId="77777777" w:rsidR="00FE42B3" w:rsidRDefault="00625A4E">
            <w:pPr>
              <w:jc w:val="center"/>
            </w:pPr>
            <w:r>
              <w:rPr>
                <w:sz w:val="20"/>
                <w:szCs w:val="20"/>
              </w:rPr>
              <w:t>T18</w:t>
            </w:r>
          </w:p>
        </w:tc>
        <w:tc>
          <w:tcPr>
            <w:tcW w:w="900" w:type="dxa"/>
            <w:vAlign w:val="center"/>
          </w:tcPr>
          <w:p w14:paraId="4865758B" w14:textId="77777777" w:rsidR="00FE42B3" w:rsidRDefault="00625A4E">
            <w:pPr>
              <w:jc w:val="center"/>
            </w:pPr>
            <w:r>
              <w:rPr>
                <w:sz w:val="20"/>
                <w:szCs w:val="20"/>
              </w:rPr>
              <w:t>P4</w:t>
            </w:r>
          </w:p>
        </w:tc>
        <w:tc>
          <w:tcPr>
            <w:tcW w:w="850" w:type="dxa"/>
            <w:vAlign w:val="center"/>
          </w:tcPr>
          <w:p w14:paraId="775B2285" w14:textId="77777777" w:rsidR="00FE42B3" w:rsidRDefault="00625A4E">
            <w:pPr>
              <w:jc w:val="center"/>
            </w:pPr>
            <w:r>
              <w:rPr>
                <w:sz w:val="20"/>
                <w:szCs w:val="20"/>
              </w:rPr>
              <w:t>01:54</w:t>
            </w:r>
          </w:p>
        </w:tc>
        <w:tc>
          <w:tcPr>
            <w:tcW w:w="1250" w:type="dxa"/>
            <w:vAlign w:val="center"/>
          </w:tcPr>
          <w:p w14:paraId="7E483E06" w14:textId="77777777" w:rsidR="00FE42B3" w:rsidRDefault="00625A4E">
            <w:pPr>
              <w:jc w:val="center"/>
            </w:pPr>
            <w:r>
              <w:rPr>
                <w:sz w:val="20"/>
                <w:szCs w:val="20"/>
              </w:rPr>
              <w:t>5/5/5/5</w:t>
            </w:r>
          </w:p>
        </w:tc>
        <w:tc>
          <w:tcPr>
            <w:tcW w:w="1250" w:type="dxa"/>
            <w:vAlign w:val="center"/>
          </w:tcPr>
          <w:p w14:paraId="34807A2B" w14:textId="77777777" w:rsidR="00FE42B3" w:rsidRDefault="00FE42B3">
            <w:pPr>
              <w:jc w:val="center"/>
            </w:pPr>
            <w:ins w:id="91102" w:author="Claude" w:date="2026-10-25T12:00:00Z">
              <w:r>
                <w:t xml:space="preserve">3/5/5/5</w:t>
              </w:r>
            </w:ins>
          </w:p>
        </w:tc>
        <w:tc>
          <w:tcPr>
            <w:tcW w:w="4141" w:type="dxa"/>
            <w:vAlign w:val="center"/>
          </w:tcPr>
          <w:p w14:paraId="3FDBA58D" w14:textId="77777777" w:rsidR="00FE42B3" w:rsidRDefault="00625A4E">
            <w:r>
              <w:rPr>
                <w:sz w:val="20"/>
                <w:szCs w:val="20"/>
              </w:rPr>
              <w:t>Weiche 3D-Optik, Text korrekt</w:t>
            </w:r>
          </w:p>
        </w:tc>
      </w:tr>
      <w:tr w:rsidR="00FE42B3" w14:paraId="333B4DCD" w14:textId="77777777">
        <w:trPr>
          <w:cantSplit/>
        </w:trPr>
        <w:tc>
          <w:tcPr>
            <w:tcW w:w="680" w:type="dxa"/>
            <w:vAlign w:val="center"/>
          </w:tcPr>
          <w:p w14:paraId="6B41F8B6" w14:textId="77777777" w:rsidR="00FE42B3" w:rsidRDefault="00625A4E">
            <w:pPr>
              <w:jc w:val="center"/>
            </w:pPr>
            <w:r>
              <w:rPr>
                <w:sz w:val="20"/>
                <w:szCs w:val="20"/>
              </w:rPr>
              <w:t>T19</w:t>
            </w:r>
          </w:p>
        </w:tc>
        <w:tc>
          <w:tcPr>
            <w:tcW w:w="900" w:type="dxa"/>
            <w:vAlign w:val="center"/>
          </w:tcPr>
          <w:p w14:paraId="5CEF54CD" w14:textId="77777777" w:rsidR="00FE42B3" w:rsidRDefault="00625A4E">
            <w:pPr>
              <w:jc w:val="center"/>
            </w:pPr>
            <w:r>
              <w:rPr>
                <w:sz w:val="20"/>
                <w:szCs w:val="20"/>
              </w:rPr>
              <w:t>P5</w:t>
            </w:r>
          </w:p>
        </w:tc>
        <w:tc>
          <w:tcPr>
            <w:tcW w:w="850" w:type="dxa"/>
            <w:vAlign w:val="center"/>
          </w:tcPr>
          <w:p w14:paraId="649531E2" w14:textId="77777777" w:rsidR="00FE42B3" w:rsidRDefault="00625A4E">
            <w:pPr>
              <w:jc w:val="center"/>
            </w:pPr>
            <w:r>
              <w:rPr>
                <w:sz w:val="20"/>
                <w:szCs w:val="20"/>
              </w:rPr>
              <w:t>02:04</w:t>
            </w:r>
          </w:p>
        </w:tc>
        <w:tc>
          <w:tcPr>
            <w:tcW w:w="1250" w:type="dxa"/>
            <w:vAlign w:val="center"/>
          </w:tcPr>
          <w:p w14:paraId="4AA79D24" w14:textId="77777777" w:rsidR="00FE42B3" w:rsidRDefault="00625A4E">
            <w:pPr>
              <w:jc w:val="center"/>
            </w:pPr>
            <w:r>
              <w:rPr>
                <w:sz w:val="20"/>
                <w:szCs w:val="20"/>
              </w:rPr>
              <w:t>4/5/5/5</w:t>
            </w:r>
          </w:p>
        </w:tc>
        <w:tc>
          <w:tcPr>
            <w:tcW w:w="1250" w:type="dxa"/>
            <w:vAlign w:val="center"/>
          </w:tcPr>
          <w:p w14:paraId="1B445974" w14:textId="77777777" w:rsidR="00FE42B3" w:rsidRDefault="00FE42B3">
            <w:pPr>
              <w:jc w:val="center"/>
            </w:pPr>
            <w:ins w:id="91103" w:author="Claude" w:date="2026-10-25T12:00:00Z">
              <w:r>
                <w:t xml:space="preserve">4/4/4/4</w:t>
              </w:r>
            </w:ins>
          </w:p>
        </w:tc>
        <w:tc>
          <w:tcPr>
            <w:tcW w:w="4141" w:type="dxa"/>
            <w:vAlign w:val="center"/>
          </w:tcPr>
          <w:p w14:paraId="282875C8" w14:textId="77777777" w:rsidR="00FE42B3" w:rsidRDefault="00625A4E">
            <w:r>
              <w:rPr>
                <w:sz w:val="20"/>
                <w:szCs w:val="20"/>
              </w:rPr>
              <w:t>Tippfehler «WÄSSTE» statt «WÜSSTE» auf dem Notizblock</w:t>
            </w:r>
          </w:p>
        </w:tc>
      </w:tr>
      <w:tr w:rsidR="00FE42B3" w14:paraId="18B42B6F" w14:textId="77777777">
        <w:trPr>
          <w:cantSplit/>
        </w:trPr>
        <w:tc>
          <w:tcPr>
            <w:tcW w:w="680" w:type="dxa"/>
            <w:vAlign w:val="center"/>
          </w:tcPr>
          <w:p w14:paraId="05248AA4" w14:textId="77777777" w:rsidR="00FE42B3" w:rsidRDefault="00625A4E">
            <w:pPr>
              <w:jc w:val="center"/>
            </w:pPr>
            <w:r>
              <w:rPr>
                <w:sz w:val="20"/>
                <w:szCs w:val="20"/>
              </w:rPr>
              <w:t>T20</w:t>
            </w:r>
          </w:p>
        </w:tc>
        <w:tc>
          <w:tcPr>
            <w:tcW w:w="900" w:type="dxa"/>
            <w:vAlign w:val="center"/>
          </w:tcPr>
          <w:p w14:paraId="65E76EE5" w14:textId="77777777" w:rsidR="00FE42B3" w:rsidRDefault="00625A4E">
            <w:pPr>
              <w:jc w:val="center"/>
            </w:pPr>
            <w:r>
              <w:rPr>
                <w:sz w:val="20"/>
                <w:szCs w:val="20"/>
              </w:rPr>
              <w:t>P6</w:t>
            </w:r>
          </w:p>
        </w:tc>
        <w:tc>
          <w:tcPr>
            <w:tcW w:w="850" w:type="dxa"/>
            <w:vAlign w:val="center"/>
          </w:tcPr>
          <w:p w14:paraId="7A9645AB" w14:textId="77777777" w:rsidR="00FE42B3" w:rsidRDefault="00625A4E">
            <w:pPr>
              <w:jc w:val="center"/>
            </w:pPr>
            <w:r>
              <w:rPr>
                <w:sz w:val="20"/>
                <w:szCs w:val="20"/>
              </w:rPr>
              <w:t>02:13</w:t>
            </w:r>
          </w:p>
        </w:tc>
        <w:tc>
          <w:tcPr>
            <w:tcW w:w="1250" w:type="dxa"/>
            <w:vAlign w:val="center"/>
          </w:tcPr>
          <w:p w14:paraId="71FBA256" w14:textId="77777777" w:rsidR="00FE42B3" w:rsidRDefault="00625A4E">
            <w:pPr>
              <w:jc w:val="center"/>
            </w:pPr>
            <w:r>
              <w:rPr>
                <w:sz w:val="20"/>
                <w:szCs w:val="20"/>
              </w:rPr>
              <w:t>5/5/5/5</w:t>
            </w:r>
          </w:p>
        </w:tc>
        <w:tc>
          <w:tcPr>
            <w:tcW w:w="1250" w:type="dxa"/>
            <w:vAlign w:val="center"/>
          </w:tcPr>
          <w:p w14:paraId="5D8FA8C3" w14:textId="77777777" w:rsidR="00FE42B3" w:rsidRDefault="00FE42B3">
            <w:pPr>
              <w:jc w:val="center"/>
            </w:pPr>
            <w:ins w:id="91104" w:author="Claude" w:date="2026-10-25T12:00:00Z">
              <w:r>
                <w:t xml:space="preserve">5/5/5/3</w:t>
              </w:r>
            </w:ins>
          </w:p>
        </w:tc>
        <w:tc>
          <w:tcPr>
            <w:tcW w:w="4141" w:type="dxa"/>
            <w:vAlign w:val="center"/>
          </w:tcPr>
          <w:p w14:paraId="6B4A33DA" w14:textId="77777777" w:rsidR="00FE42B3" w:rsidRDefault="00625A4E">
            <w:r>
              <w:rPr>
                <w:sz w:val="20"/>
                <w:szCs w:val="20"/>
              </w:rPr>
              <w:t>Text korrekt («ü» in Schreibschrift)</w:t>
            </w:r>
          </w:p>
        </w:tc>
      </w:tr>
      <w:tr w:rsidR="00FE42B3" w14:paraId="4096D7DF" w14:textId="77777777">
        <w:trPr>
          <w:cantSplit/>
        </w:trPr>
        <w:tc>
          <w:tcPr>
            <w:tcW w:w="680" w:type="dxa"/>
            <w:vAlign w:val="center"/>
          </w:tcPr>
          <w:p w14:paraId="52F2F0C1" w14:textId="77777777" w:rsidR="00FE42B3" w:rsidRDefault="00625A4E">
            <w:pPr>
              <w:jc w:val="center"/>
            </w:pPr>
            <w:r>
              <w:rPr>
                <w:sz w:val="20"/>
                <w:szCs w:val="20"/>
              </w:rPr>
              <w:t>T21</w:t>
            </w:r>
          </w:p>
        </w:tc>
        <w:tc>
          <w:tcPr>
            <w:tcW w:w="900" w:type="dxa"/>
            <w:vAlign w:val="center"/>
          </w:tcPr>
          <w:p w14:paraId="4D0AF521" w14:textId="77777777" w:rsidR="00FE42B3" w:rsidRDefault="00625A4E">
            <w:pPr>
              <w:jc w:val="center"/>
            </w:pPr>
            <w:r>
              <w:rPr>
                <w:sz w:val="20"/>
                <w:szCs w:val="20"/>
              </w:rPr>
              <w:t>Folge</w:t>
            </w:r>
          </w:p>
        </w:tc>
        <w:tc>
          <w:tcPr>
            <w:tcW w:w="850" w:type="dxa"/>
            <w:vAlign w:val="center"/>
          </w:tcPr>
          <w:p w14:paraId="386AC4BC" w14:textId="77777777" w:rsidR="00FE42B3" w:rsidRDefault="00625A4E">
            <w:pPr>
              <w:jc w:val="center"/>
            </w:pPr>
            <w:r>
              <w:rPr>
                <w:sz w:val="20"/>
                <w:szCs w:val="20"/>
              </w:rPr>
              <w:t>02:15</w:t>
            </w:r>
          </w:p>
        </w:tc>
        <w:tc>
          <w:tcPr>
            <w:tcW w:w="1250" w:type="dxa"/>
            <w:vAlign w:val="center"/>
          </w:tcPr>
          <w:p w14:paraId="730A40A7" w14:textId="77777777" w:rsidR="00FE42B3" w:rsidRDefault="00625A4E">
            <w:pPr>
              <w:jc w:val="center"/>
            </w:pPr>
            <w:r>
              <w:rPr>
                <w:sz w:val="20"/>
                <w:szCs w:val="20"/>
              </w:rPr>
              <w:t>K5: 4</w:t>
            </w:r>
          </w:p>
        </w:tc>
        <w:tc>
          <w:tcPr>
            <w:tcW w:w="1250" w:type="dxa"/>
            <w:vAlign w:val="center"/>
          </w:tcPr>
          <w:p w14:paraId="6B5F3722" w14:textId="77777777" w:rsidR="00FE42B3" w:rsidRDefault="00FE42B3">
            <w:pPr>
              <w:jc w:val="center"/>
            </w:pPr>
            <w:ins w:id="91105" w:author="Claude" w:date="2026-10-25T12:00:00Z">
              <w:r>
                <w:t xml:space="preserve">K5: 2</w:t>
              </w:r>
            </w:ins>
          </w:p>
        </w:tc>
        <w:tc>
          <w:tcPr>
            <w:tcW w:w="4141" w:type="dxa"/>
            <w:vAlign w:val="center"/>
          </w:tcPr>
          <w:p w14:paraId="3ED305EB" w14:textId="77777777" w:rsidR="00FE42B3" w:rsidRDefault="00625A4E">
            <w:r>
              <w:rPr>
                <w:sz w:val="20"/>
                <w:szCs w:val="20"/>
              </w:rPr>
              <w:t>Zweiter Versuch (siehe Punkt 2): vier statt drei Ballone</w:t>
            </w:r>
          </w:p>
        </w:tc>
      </w:tr>
      <w:tr w:rsidR="00FE42B3" w14:paraId="074FE5B1" w14:textId="77777777">
        <w:trPr>
          <w:cantSplit/>
        </w:trPr>
        <w:tc>
          <w:tcPr>
            <w:tcW w:w="680" w:type="dxa"/>
            <w:shd w:val="clear" w:color="auto" w:fill="F2F2F2"/>
            <w:vAlign w:val="center"/>
          </w:tcPr>
          <w:p w14:paraId="75E45522" w14:textId="77777777" w:rsidR="00FE42B3" w:rsidRDefault="00625A4E">
            <w:pPr>
              <w:jc w:val="center"/>
            </w:pPr>
            <w:r>
              <w:rPr>
                <w:sz w:val="20"/>
                <w:szCs w:val="20"/>
              </w:rPr>
              <w:t>–</w:t>
            </w:r>
          </w:p>
        </w:tc>
        <w:tc>
          <w:tcPr>
            <w:tcW w:w="900" w:type="dxa"/>
            <w:shd w:val="clear" w:color="auto" w:fill="F2F2F2"/>
            <w:vAlign w:val="center"/>
          </w:tcPr>
          <w:p w14:paraId="53A2F25C" w14:textId="77777777" w:rsidR="00FE42B3" w:rsidRDefault="00625A4E">
            <w:pPr>
              <w:jc w:val="center"/>
            </w:pPr>
            <w:r>
              <w:rPr>
                <w:sz w:val="20"/>
                <w:szCs w:val="20"/>
              </w:rPr>
              <w:t>K5–K10</w:t>
            </w:r>
          </w:p>
        </w:tc>
        <w:tc>
          <w:tcPr>
            <w:tcW w:w="850" w:type="dxa"/>
            <w:shd w:val="clear" w:color="auto" w:fill="F2F2F2"/>
            <w:vAlign w:val="center"/>
          </w:tcPr>
          <w:p w14:paraId="2D389AC0" w14:textId="77777777" w:rsidR="00FE42B3" w:rsidRDefault="00625A4E">
            <w:pPr>
              <w:jc w:val="center"/>
            </w:pPr>
            <w:r>
              <w:rPr>
                <w:sz w:val="20"/>
                <w:szCs w:val="20"/>
              </w:rPr>
              <w:t>–</w:t>
            </w:r>
          </w:p>
        </w:tc>
        <w:tc>
          <w:tcPr>
            <w:tcW w:w="1250" w:type="dxa"/>
            <w:shd w:val="clear" w:color="auto" w:fill="F2F2F2"/>
            <w:vAlign w:val="center"/>
          </w:tcPr>
          <w:p w14:paraId="6F957DBB" w14:textId="77777777" w:rsidR="00FE42B3" w:rsidRDefault="00625A4E">
            <w:pPr>
              <w:jc w:val="center"/>
            </w:pPr>
            <w:r>
              <w:rPr>
                <w:sz w:val="20"/>
                <w:szCs w:val="20"/>
              </w:rPr>
              <w:t>4/5/4/3/2/4</w:t>
            </w:r>
          </w:p>
        </w:tc>
        <w:tc>
          <w:tcPr>
            <w:tcW w:w="1250" w:type="dxa"/>
            <w:shd w:val="clear" w:color="auto" w:fill="F2F2F2"/>
            <w:vAlign w:val="center"/>
          </w:tcPr>
          <w:p w14:paraId="550561CC" w14:textId="77777777" w:rsidR="00FE42B3" w:rsidRDefault="00FE42B3">
            <w:pPr>
              <w:jc w:val="center"/>
            </w:pPr>
            <w:ins w:id="91106" w:author="Claude" w:date="2026-10-25T12:00:00Z">
              <w:r>
                <w:t xml:space="preserve">2/5/4/3/2/4</w:t>
              </w:r>
            </w:ins>
          </w:p>
        </w:tc>
        <w:tc>
          <w:tcPr>
            <w:tcW w:w="4141" w:type="dxa"/>
            <w:shd w:val="clear" w:color="auto" w:fill="F2F2F2"/>
            <w:vAlign w:val="center"/>
          </w:tcPr>
          <w:p w14:paraId="4A85BA7B" w14:textId="77777777" w:rsidR="00FE42B3" w:rsidRDefault="00625A4E">
            <w:r>
              <w:rPr>
                <w:sz w:val="20"/>
                <w:szCs w:val="20"/>
              </w:rPr>
              <w:t>Begründungen siehe Nutzwertanalyse</w:t>
            </w:r>
          </w:p>
        </w:tc>
      </w:tr>
    </w:tbl>
    <w:p w14:paraId="1F2B6516" w14:textId="77777777" w:rsidR="00FE42B3" w:rsidRDefault="00625A4E">
      <w:pPr>
        <w:keepNext/>
        <w:spacing w:before="160" w:after="40"/>
      </w:pPr>
      <w:r>
        <w:rPr>
          <w:b/>
          <w:bCs/>
        </w:rPr>
        <w:t>6. Nachweise Muss-Prüfung (K6, K9)</w:t>
      </w:r>
    </w:p>
    <w:p w14:paraId="5ED1AFCB" w14:textId="77777777" w:rsidR="00FE42B3" w:rsidRDefault="00625A4E">
      <w:pPr>
        <w:keepNext/>
        <w:spacing w:after="80"/>
      </w:pPr>
      <w:r>
        <w:t xml:space="preserve">Die Screenshots liegen im Ordner </w:t>
      </w:r>
      <w:proofErr w:type="spellStart"/>
      <w:r>
        <w:t>tests</w:t>
      </w:r>
      <w:proofErr w:type="spellEnd"/>
      <w:r>
        <w:t>/muss/&lt;Tool&gt;.</w:t>
      </w:r>
    </w:p>
    <w:tbl>
      <w:tblPr>
        <w:tblStyle w:val="a1"/>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00" w:firstRow="0" w:lastRow="0" w:firstColumn="0" w:lastColumn="0" w:noHBand="0" w:noVBand="1"/>
      </w:tblPr>
      <w:tblGrid>
        <w:gridCol w:w="1500"/>
        <w:gridCol w:w="1500"/>
        <w:gridCol w:w="4171"/>
        <w:gridCol w:w="1900"/>
      </w:tblGrid>
      <w:tr w:rsidR="00FE42B3" w14:paraId="010C19F2" w14:textId="77777777">
        <w:trPr>
          <w:cantSplit/>
          <w:tblHeader/>
        </w:trPr>
        <w:tc>
          <w:tcPr>
            <w:tcW w:w="1500" w:type="dxa"/>
            <w:shd w:val="clear" w:color="auto" w:fill="DCE6F2"/>
            <w:vAlign w:val="center"/>
          </w:tcPr>
          <w:p w14:paraId="2D51DE6E" w14:textId="77777777" w:rsidR="00FE42B3" w:rsidRDefault="00625A4E">
            <w:r>
              <w:rPr>
                <w:b/>
                <w:bCs/>
                <w:sz w:val="20"/>
                <w:szCs w:val="20"/>
              </w:rPr>
              <w:t>Tool</w:t>
            </w:r>
          </w:p>
        </w:tc>
        <w:tc>
          <w:tcPr>
            <w:tcW w:w="1500" w:type="dxa"/>
            <w:shd w:val="clear" w:color="auto" w:fill="DCE6F2"/>
            <w:vAlign w:val="center"/>
          </w:tcPr>
          <w:p w14:paraId="38CEFA14" w14:textId="77777777" w:rsidR="00FE42B3" w:rsidRDefault="00625A4E">
            <w:pPr>
              <w:jc w:val="center"/>
            </w:pPr>
            <w:r>
              <w:rPr>
                <w:b/>
                <w:bCs/>
                <w:sz w:val="20"/>
                <w:szCs w:val="20"/>
              </w:rPr>
              <w:t>Geprüft am</w:t>
            </w:r>
          </w:p>
        </w:tc>
        <w:tc>
          <w:tcPr>
            <w:tcW w:w="4171" w:type="dxa"/>
            <w:shd w:val="clear" w:color="auto" w:fill="DCE6F2"/>
            <w:vAlign w:val="center"/>
          </w:tcPr>
          <w:p w14:paraId="775C9C1E" w14:textId="77777777" w:rsidR="00FE42B3" w:rsidRDefault="00625A4E">
            <w:r>
              <w:rPr>
                <w:b/>
                <w:bCs/>
                <w:sz w:val="20"/>
                <w:szCs w:val="20"/>
              </w:rPr>
              <w:t>Geprüft wurden</w:t>
            </w:r>
          </w:p>
        </w:tc>
        <w:tc>
          <w:tcPr>
            <w:tcW w:w="1900" w:type="dxa"/>
            <w:shd w:val="clear" w:color="auto" w:fill="DCE6F2"/>
            <w:vAlign w:val="center"/>
          </w:tcPr>
          <w:p w14:paraId="36DE1659" w14:textId="77777777" w:rsidR="00FE42B3" w:rsidRDefault="00625A4E">
            <w:r>
              <w:rPr>
                <w:b/>
                <w:bCs/>
                <w:sz w:val="20"/>
                <w:szCs w:val="20"/>
              </w:rPr>
              <w:t>Ergebnis</w:t>
            </w:r>
          </w:p>
        </w:tc>
      </w:tr>
      <w:tr w:rsidR="00FE42B3" w14:paraId="61ADBC46" w14:textId="77777777">
        <w:trPr>
          <w:cantSplit/>
        </w:trPr>
        <w:tc>
          <w:tcPr>
            <w:tcW w:w="1500" w:type="dxa"/>
            <w:vAlign w:val="center"/>
          </w:tcPr>
          <w:p w14:paraId="484C0293" w14:textId="77777777" w:rsidR="00FE42B3" w:rsidRDefault="00625A4E">
            <w:r>
              <w:rPr>
                <w:sz w:val="20"/>
                <w:szCs w:val="20"/>
              </w:rPr>
              <w:t>Gemini</w:t>
            </w:r>
          </w:p>
        </w:tc>
        <w:tc>
          <w:tcPr>
            <w:tcW w:w="1500" w:type="dxa"/>
            <w:vAlign w:val="center"/>
          </w:tcPr>
          <w:p w14:paraId="270B9AF2" w14:textId="77777777" w:rsidR="00FE42B3" w:rsidRDefault="00625A4E">
            <w:pPr>
              <w:jc w:val="center"/>
            </w:pPr>
            <w:r>
              <w:rPr>
                <w:sz w:val="20"/>
                <w:szCs w:val="20"/>
              </w:rPr>
              <w:t>11.10.2026</w:t>
            </w:r>
          </w:p>
        </w:tc>
        <w:tc>
          <w:tcPr>
            <w:tcW w:w="4171" w:type="dxa"/>
            <w:vAlign w:val="center"/>
          </w:tcPr>
          <w:p w14:paraId="0343F72E" w14:textId="77777777" w:rsidR="00FE42B3" w:rsidRDefault="00625A4E">
            <w:r>
              <w:rPr>
                <w:sz w:val="20"/>
                <w:szCs w:val="20"/>
              </w:rPr>
              <w:t>Gratis-Nutzung, Nutzungsrechte, Training mit Chats, Speicherung und Einsicht der Chats, Mindestalter</w:t>
            </w:r>
          </w:p>
        </w:tc>
        <w:tc>
          <w:tcPr>
            <w:tcW w:w="1900" w:type="dxa"/>
            <w:vAlign w:val="center"/>
          </w:tcPr>
          <w:p w14:paraId="616E5B34" w14:textId="77777777" w:rsidR="00FE42B3" w:rsidRDefault="00625A4E">
            <w:r>
              <w:rPr>
                <w:sz w:val="20"/>
                <w:szCs w:val="20"/>
              </w:rPr>
              <w:t>K6 und K9 erfüllt</w:t>
            </w:r>
          </w:p>
        </w:tc>
      </w:tr>
      <w:tr w:rsidR="00FE42B3" w14:paraId="2FAEBEBE" w14:textId="77777777">
        <w:trPr>
          <w:cantSplit/>
        </w:trPr>
        <w:tc>
          <w:tcPr>
            <w:tcW w:w="1500" w:type="dxa"/>
            <w:vAlign w:val="center"/>
          </w:tcPr>
          <w:p w14:paraId="611CA6DD" w14:textId="77777777" w:rsidR="00FE42B3" w:rsidRDefault="00625A4E">
            <w:r>
              <w:rPr>
                <w:sz w:val="20"/>
                <w:szCs w:val="20"/>
              </w:rPr>
              <w:t>ChatGPT</w:t>
            </w:r>
          </w:p>
        </w:tc>
        <w:tc>
          <w:tcPr>
            <w:tcW w:w="1500" w:type="dxa"/>
            <w:vAlign w:val="center"/>
          </w:tcPr>
          <w:p w14:paraId="233A5988" w14:textId="77777777" w:rsidR="00FE42B3" w:rsidRDefault="00625A4E">
            <w:pPr>
              <w:jc w:val="center"/>
            </w:pPr>
            <w:r>
              <w:rPr>
                <w:sz w:val="20"/>
                <w:szCs w:val="20"/>
              </w:rPr>
              <w:t>11.10.2026</w:t>
            </w:r>
          </w:p>
        </w:tc>
        <w:tc>
          <w:tcPr>
            <w:tcW w:w="4171" w:type="dxa"/>
            <w:vAlign w:val="center"/>
          </w:tcPr>
          <w:p w14:paraId="108989CE" w14:textId="77777777" w:rsidR="00FE42B3" w:rsidRDefault="00625A4E">
            <w:r>
              <w:rPr>
                <w:sz w:val="20"/>
                <w:szCs w:val="20"/>
              </w:rPr>
              <w:t>Gratis-Plan, Eigentum an Inhalten, Training und Einstellung zum Ausschalten, Mindestalter, Geltungsbereich der Nutzungsbedingungen</w:t>
            </w:r>
          </w:p>
        </w:tc>
        <w:tc>
          <w:tcPr>
            <w:tcW w:w="1900" w:type="dxa"/>
            <w:vAlign w:val="center"/>
          </w:tcPr>
          <w:p w14:paraId="07785DAF" w14:textId="77777777" w:rsidR="00FE42B3" w:rsidRDefault="00625A4E">
            <w:r>
              <w:rPr>
                <w:sz w:val="20"/>
                <w:szCs w:val="20"/>
              </w:rPr>
              <w:t>K6 und K9 erfüllt</w:t>
            </w:r>
          </w:p>
        </w:tc>
      </w:tr>
      <w:tr w:rsidR="00FE42B3" w14:paraId="27F85C30" w14:textId="77777777">
        <w:trPr>
          <w:cantSplit/>
        </w:trPr>
        <w:tc>
          <w:tcPr>
            <w:tcW w:w="1500" w:type="dxa"/>
            <w:vAlign w:val="center"/>
          </w:tcPr>
          <w:p w14:paraId="5DD85364" w14:textId="77777777" w:rsidR="00FE42B3" w:rsidRDefault="00625A4E">
            <w:proofErr w:type="spellStart"/>
            <w:r>
              <w:rPr>
                <w:sz w:val="20"/>
                <w:szCs w:val="20"/>
              </w:rPr>
              <w:t>Leonardo.Ai</w:t>
            </w:r>
            <w:proofErr w:type="spellEnd"/>
          </w:p>
        </w:tc>
        <w:tc>
          <w:tcPr>
            <w:tcW w:w="1500" w:type="dxa"/>
            <w:vAlign w:val="center"/>
          </w:tcPr>
          <w:p w14:paraId="4F041166" w14:textId="77777777" w:rsidR="00FE42B3" w:rsidRDefault="00625A4E">
            <w:pPr>
              <w:jc w:val="center"/>
            </w:pPr>
            <w:r>
              <w:rPr>
                <w:sz w:val="20"/>
                <w:szCs w:val="20"/>
              </w:rPr>
              <w:t>11./12.10.2026</w:t>
            </w:r>
          </w:p>
        </w:tc>
        <w:tc>
          <w:tcPr>
            <w:tcW w:w="4171" w:type="dxa"/>
            <w:vAlign w:val="center"/>
          </w:tcPr>
          <w:p w14:paraId="6A1C495F" w14:textId="77777777" w:rsidR="00FE42B3" w:rsidRDefault="00625A4E">
            <w:r>
              <w:rPr>
                <w:sz w:val="20"/>
                <w:szCs w:val="20"/>
              </w:rPr>
              <w:t>Gratis-Plan und Preise, kommerzielle Nutzung, Eigentum an Bildern, Sichtbarkeit (Gratis-Bilder öffentlich), Training, Mindestalter</w:t>
            </w:r>
          </w:p>
        </w:tc>
        <w:tc>
          <w:tcPr>
            <w:tcW w:w="1900" w:type="dxa"/>
            <w:vAlign w:val="center"/>
          </w:tcPr>
          <w:p w14:paraId="5A37C11D" w14:textId="77777777" w:rsidR="00FE42B3" w:rsidRDefault="00625A4E">
            <w:r>
              <w:rPr>
                <w:sz w:val="20"/>
                <w:szCs w:val="20"/>
              </w:rPr>
              <w:t>K6 erfüllt, K9 knapp erfüllt (2 Punkte)</w:t>
            </w:r>
          </w:p>
        </w:tc>
      </w:tr>
    </w:tbl>
    <w:p w14:paraId="7DF5716E" w14:textId="77777777" w:rsidR="00FE42B3" w:rsidRDefault="00625A4E">
      <w:pPr>
        <w:keepNext/>
        <w:spacing w:before="160" w:after="40"/>
      </w:pPr>
      <w:r>
        <w:rPr>
          <w:b/>
          <w:bCs/>
        </w:rPr>
        <w:lastRenderedPageBreak/>
        <w:t>7. Bildübersicht</w:t>
      </w:r>
    </w:p>
    <w:p w14:paraId="4C0D7A8D" w14:textId="77777777" w:rsidR="00FE42B3" w:rsidRDefault="00625A4E">
      <w:pPr>
        <w:keepNext/>
        <w:spacing w:before="120" w:after="60"/>
        <w:jc w:val="center"/>
      </w:pPr>
      <w:r>
        <w:rPr>
          <w:noProof/>
        </w:rPr>
        <w:drawing>
          <wp:inline distT="0" distB="0" distL="0" distR="0" wp14:anchorId="0528F683" wp14:editId="0F85AE33">
            <wp:extent cx="5760000" cy="7660800"/>
            <wp:effectExtent l="0" t="0" r="0" b="0"/>
            <wp:docPr id="2" name="Bilduebersicht_Anhang_B" descr="Bildübersicht: Ergebnisbilder von Gemini, ChatGPT und Leonardo.Ai zu den Prompts P1 bis P6 und zum Folge-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uebersicht_Anhang_B"/>
                    <pic:cNvPicPr/>
                  </pic:nvPicPr>
                  <pic:blipFill>
                    <a:blip r:embed="rId15"/>
                    <a:stretch>
                      <a:fillRect/>
                    </a:stretch>
                  </pic:blipFill>
                  <pic:spPr>
                    <a:xfrm>
                      <a:off x="0" y="0"/>
                      <a:ext cx="5760000" cy="7660800"/>
                    </a:xfrm>
                    <a:prstGeom prst="rect">
                      <a:avLst/>
                    </a:prstGeom>
                  </pic:spPr>
                </pic:pic>
              </a:graphicData>
            </a:graphic>
          </wp:inline>
        </w:drawing>
      </w:r>
    </w:p>
    <w:p w14:paraId="3C235B26" w14:textId="77777777" w:rsidR="00FE42B3" w:rsidRDefault="00625A4E">
      <w:pPr>
        <w:spacing w:after="200"/>
        <w:jc w:val="center"/>
      </w:pPr>
      <w:r>
        <w:rPr>
          <w:i/>
          <w:iCs/>
          <w:color w:val="595959"/>
          <w:sz w:val="18"/>
          <w:szCs w:val="18"/>
        </w:rPr>
        <w:t>Abbildung B2: Ergebnisbilder aller Tests, pro Prompt die drei Tools nebeneinander (</w:t>
      </w:r>
      <w:proofErr w:type="spellStart"/>
      <w:r>
        <w:rPr>
          <w:i/>
          <w:iCs/>
          <w:color w:val="595959"/>
          <w:sz w:val="18"/>
          <w:szCs w:val="18"/>
        </w:rPr>
        <w:t>Leonardo.Ai</w:t>
      </w:r>
      <w:proofErr w:type="spellEnd"/>
      <w:r>
        <w:rPr>
          <w:i/>
          <w:iCs/>
          <w:color w:val="595959"/>
          <w:sz w:val="18"/>
          <w:szCs w:val="18"/>
        </w:rPr>
        <w:t xml:space="preserve"> beim Folge-Prompt: zweiter Versuch)</w:t>
      </w:r>
    </w:p>
    <w:sectPr w:rsidR="00FE42B3">
      <w:headerReference w:type="default" r:id="rId16"/>
      <w:footerReference w:type="default" r:id="rId17"/>
      <w:pgSz w:w="11906" w:h="16838"/>
      <w:pgMar w:top="1417" w:right="1417" w:bottom="1417"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94D617" w14:textId="77777777" w:rsidR="00BC13A8" w:rsidRDefault="00BC13A8">
      <w:pPr>
        <w:spacing w:after="0" w:line="240" w:lineRule="auto"/>
      </w:pPr>
      <w:r>
        <w:separator/>
      </w:r>
    </w:p>
  </w:endnote>
  <w:endnote w:type="continuationSeparator" w:id="0">
    <w:p w14:paraId="42E8746C" w14:textId="77777777" w:rsidR="00BC13A8" w:rsidRDefault="00BC1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F5AD8AA-7680-E640-99B8-6E2B039A6981}"/>
    <w:embedBold r:id="rId2" w:fontKey="{2674CAD7-FBAA-C94D-8CC5-79B1A3122863}"/>
    <w:embedItalic r:id="rId3" w:fontKey="{6DB40555-35D4-9340-AB19-51AF51B40967}"/>
    <w:embedBoldItalic r:id="rId4" w:fontKey="{A06BF0F5-4548-8346-891F-7F0E6DE27FA7}"/>
  </w:font>
  <w:font w:name="Aptos">
    <w:panose1 w:val="020B0004020202020204"/>
    <w:charset w:val="00"/>
    <w:family w:val="swiss"/>
    <w:pitch w:val="variable"/>
    <w:sig w:usb0="20000287" w:usb1="00000003" w:usb2="00000000" w:usb3="00000000" w:csb0="0000019F" w:csb1="00000000"/>
    <w:embedRegular r:id="rId5" w:fontKey="{3054BD5E-28CE-8B4D-82D6-57C28F9E9138}"/>
  </w:font>
  <w:font w:name="Courier New">
    <w:panose1 w:val="02070309020205020404"/>
    <w:charset w:val="00"/>
    <w:family w:val="modern"/>
    <w:pitch w:val="fixed"/>
    <w:sig w:usb0="E0002EFF" w:usb1="C0007843" w:usb2="00000009" w:usb3="00000000" w:csb0="000001FF" w:csb1="00000000"/>
    <w:embedRegular r:id="rId6" w:fontKey="{70ED6013-119D-E245-A5A8-26A6327BDE2A}"/>
  </w:font>
  <w:font w:name="Wingdings">
    <w:panose1 w:val="05000000000000000000"/>
    <w:charset w:val="02"/>
    <w:family w:val="auto"/>
    <w:pitch w:val="variable"/>
    <w:sig w:usb0="00000000" w:usb1="10000000" w:usb2="00000000" w:usb3="00000000" w:csb0="80000000" w:csb1="00000000"/>
    <w:embedRegular r:id="rId7" w:fontKey="{1C80755F-9BC6-3A4F-A466-ADF223CDD241}"/>
  </w:font>
  <w:font w:name="Symbol">
    <w:panose1 w:val="05050102010706020507"/>
    <w:charset w:val="02"/>
    <w:family w:val="roman"/>
    <w:pitch w:val="variable"/>
    <w:sig w:usb0="00000000" w:usb1="10000000" w:usb2="00000000" w:usb3="00000000" w:csb0="80000000" w:csb1="00000000"/>
    <w:embedRegular r:id="rId8" w:fontKey="{FCA2B2C9-D648-4C40-8DE4-CD91EC5EE913}"/>
  </w:font>
  <w:font w:name="Arial">
    <w:panose1 w:val="020B0604020202020204"/>
    <w:charset w:val="00"/>
    <w:family w:val="swiss"/>
    <w:pitch w:val="variable"/>
    <w:sig w:usb0="E0002EFF" w:usb1="C000785B" w:usb2="00000009" w:usb3="00000000" w:csb0="000001FF" w:csb1="00000000"/>
    <w:embedRegular r:id="rId9" w:fontKey="{16C9E183-99D4-4145-A418-CA6DEE163009}"/>
    <w:embedBold r:id="rId10" w:fontKey="{005A09C8-860D-E34C-A552-38B7613C921B}"/>
    <w:embedItalic r:id="rId11" w:fontKey="{977A1241-0007-7B4B-8FC3-951AD3D1D5CB}"/>
    <w:embedBoldItalic r:id="rId12" w:fontKey="{1E26F774-58B7-E740-BCCA-3E23A460A0FD}"/>
  </w:font>
  <w:font w:name="Calibri">
    <w:panose1 w:val="020F0502020204030204"/>
    <w:charset w:val="00"/>
    <w:family w:val="swiss"/>
    <w:pitch w:val="variable"/>
    <w:sig w:usb0="E4002EFF" w:usb1="C200247B" w:usb2="00000009" w:usb3="00000000" w:csb0="000001FF" w:csb1="00000000"/>
    <w:embedRegular r:id="rId13" w:fontKey="{FEBCCD47-DB33-E041-95A2-29F796D6629F}"/>
    <w:embedBold r:id="rId14" w:fontKey="{D768EBC3-E198-1B41-BFA6-6418117746E7}"/>
    <w:embedItalic r:id="rId15" w:fontKey="{8F2ABC0F-FA06-B840-A2B3-3129A5FF7B81}"/>
    <w:embedBoldItalic r:id="rId16" w:fontKey="{D0B2FBAE-BCE3-DB42-B455-04E7D5B78B7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embedRegular r:id="rId17" w:fontKey="{023E9612-2DD2-B24A-8526-6409565148DE}"/>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18" w:fontKey="{D5155D8E-66C9-BA4C-BB92-D2B3D3D77F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3C1E4" w14:textId="7611CB34" w:rsidR="000F1252" w:rsidRDefault="00245843">
    <w:pPr>
      <w:pBdr>
        <w:top w:val="nil"/>
        <w:left w:val="nil"/>
        <w:bottom w:val="nil"/>
        <w:right w:val="nil"/>
        <w:between w:val="nil"/>
      </w:pBdr>
      <w:tabs>
        <w:tab w:val="right" w:pos="9072"/>
      </w:tabs>
      <w:spacing w:after="0" w:line="240" w:lineRule="auto"/>
      <w:rPr>
        <w:color w:val="000000"/>
      </w:rPr>
    </w:pPr>
    <w:r>
      <w:rPr>
        <w:color w:val="000000"/>
      </w:rPr>
      <w:t xml:space="preserve">Version </w:t>
    </w:r>
    <w:del w:id="91005" w:author="Claude" w:date="2026-10-25T12:00:00Z">
      <w:r>
        <w:rPr>
          <w:color w:val="000000"/>
        </w:rPr>
        <w:delText xml:space="preserve">0.1</w:delText>
      </w:r>
    </w:del>
    <w:ins w:id="91006" w:author="Claude" w:date="2026-10-25T12:00:00Z">
      <w:r>
        <w:rPr>
          <w:color w:val="000000"/>
        </w:rPr>
        <w:t xml:space="preserve">1.0</w:t>
      </w:r>
    </w:ins>
    <w:r>
      <w:rPr>
        <w:color w:val="000000"/>
      </w:rPr>
      <w:t xml:space="preserve"> | </w:t>
    </w:r>
    <w:del w:id="91007" w:author="Claude" w:date="2026-10-25T12:00:00Z">
      <w:r>
        <w:rPr>
          <w:color w:val="000000"/>
        </w:rPr>
        <w:delText xml:space="preserve">12.10.2026</w:delText>
      </w:r>
    </w:del>
    <w:ins w:id="91008" w:author="Claude" w:date="2026-10-25T12:00:00Z">
      <w:r>
        <w:rPr>
          <w:color w:val="000000"/>
        </w:rPr>
        <w:t xml:space="preserve">25.10.2026</w:t>
      </w:r>
    </w:ins>
    <w:r>
      <w:rPr>
        <w:color w:val="000000"/>
      </w:rPr>
      <w:tab/>
    </w:r>
    <w:r>
      <w:rPr>
        <w:color w:val="000000"/>
      </w:rPr>
      <w:t xml:space="preserve">Seite </w:t>
    </w:r>
    <w:r>
      <w:rPr>
        <w:color w:val="000000"/>
      </w:rPr>
      <w:fldChar w:fldCharType="begin"/>
    </w:r>
    <w:r>
      <w:rPr>
        <w:color w:val="000000"/>
      </w:rPr>
      <w:instrText>PAGE</w:instrText>
    </w:r>
    <w:r>
      <w:rPr>
        <w:color w:val="000000"/>
      </w:rPr>
      <w:fldChar w:fldCharType="separate"/>
    </w:r>
    <w:r w:rsidR="00B26184">
      <w:rPr>
        <w:noProof/>
        <w:color w:val="000000"/>
      </w:rPr>
      <w:t>2</w:t>
    </w:r>
    <w:r>
      <w:rPr>
        <w:color w:val="000000"/>
      </w:rPr>
      <w:fldChar w:fldCharType="end"/>
    </w:r>
    <w:r>
      <w:rPr>
        <w:color w:val="000000"/>
      </w:rPr>
      <w:t xml:space="preserve"> von </w:t>
    </w:r>
    <w:r>
      <w:rPr>
        <w:color w:val="000000"/>
      </w:rPr>
      <w:fldChar w:fldCharType="begin"/>
    </w:r>
    <w:r>
      <w:rPr>
        <w:color w:val="000000"/>
      </w:rPr>
      <w:instrText>NUMPAGES</w:instrText>
    </w:r>
    <w:r>
      <w:rPr>
        <w:color w:val="000000"/>
      </w:rPr>
      <w:fldChar w:fldCharType="separate"/>
    </w:r>
    <w:r w:rsidR="00B26184">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301FCE" w14:textId="77777777" w:rsidR="00BC13A8" w:rsidRDefault="00BC13A8">
      <w:pPr>
        <w:spacing w:after="0" w:line="240" w:lineRule="auto"/>
      </w:pPr>
      <w:r>
        <w:separator/>
      </w:r>
    </w:p>
  </w:footnote>
  <w:footnote w:type="continuationSeparator" w:id="0">
    <w:p w14:paraId="3C76E859" w14:textId="77777777" w:rsidR="00BC13A8" w:rsidRDefault="00BC1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EBE70" w14:textId="77777777" w:rsidR="000F1252" w:rsidRDefault="00245843">
    <w:pPr>
      <w:pBdr>
        <w:bottom w:val="single" w:sz="6" w:space="1" w:color="000000"/>
      </w:pBdr>
    </w:pPr>
    <w:r>
      <w:t>M306 – Evaluation KI‑Bildgenerator | Hunger, Weisshaar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AE685B"/>
    <w:multiLevelType w:val="multilevel"/>
    <w:tmpl w:val="FFFFFFFF"/>
    <w:lvl w:ilvl="0">
      <w:start w:val="1"/>
      <w:numFmt w:val="decimal"/>
      <w:pStyle w:val="Listennummer3"/>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3A0E7810"/>
    <w:multiLevelType w:val="multilevel"/>
    <w:tmpl w:val="FFFFFFFF"/>
    <w:lvl w:ilvl="0">
      <w:start w:val="1"/>
      <w:numFmt w:val="bullet"/>
      <w:pStyle w:val="Aufzhlungszeiche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D3443E"/>
    <w:multiLevelType w:val="multilevel"/>
    <w:tmpl w:val="FFFFFFFF"/>
    <w:lvl w:ilvl="0">
      <w:start w:val="1"/>
      <w:numFmt w:val="bullet"/>
      <w:pStyle w:val="Aufzhlungszeichen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0A5770"/>
    <w:multiLevelType w:val="multilevel"/>
    <w:tmpl w:val="FFFFFFFF"/>
    <w:lvl w:ilvl="0">
      <w:start w:val="1"/>
      <w:numFmt w:val="bullet"/>
      <w:pStyle w:val="Aufzhlungszeichen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F4878E"/>
    <w:multiLevelType w:val="multilevel"/>
    <w:tmpl w:val="FFFFFFFF"/>
    <w:lvl w:ilvl="0">
      <w:start w:val="1"/>
      <w:numFmt w:val="decimal"/>
      <w:pStyle w:val="Listennummer"/>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5BE7C76A"/>
    <w:multiLevelType w:val="multilevel"/>
    <w:tmpl w:val="FFFFFFFF"/>
    <w:lvl w:ilvl="0">
      <w:start w:val="1"/>
      <w:numFmt w:val="decimal"/>
      <w:pStyle w:val="Listennummer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6" w15:restartNumberingAfterBreak="0">
    <w:nsid w:val="7616F662"/>
    <w:multiLevelType w:val="hybridMultilevel"/>
    <w:tmpl w:val="3A08BAE2"/>
    <w:lvl w:ilvl="0" w:tplc="F6CC8146">
      <w:start w:val="1"/>
      <w:numFmt w:val="bullet"/>
      <w:lvlText w:val="-"/>
      <w:lvlJc w:val="left"/>
      <w:pPr>
        <w:ind w:left="720" w:hanging="360"/>
      </w:pPr>
      <w:rPr>
        <w:rFonts w:ascii="Aptos" w:hAnsi="Aptos" w:hint="default"/>
      </w:rPr>
    </w:lvl>
    <w:lvl w:ilvl="1" w:tplc="FF8090EC">
      <w:start w:val="1"/>
      <w:numFmt w:val="bullet"/>
      <w:lvlText w:val="o"/>
      <w:lvlJc w:val="left"/>
      <w:pPr>
        <w:ind w:left="1440" w:hanging="360"/>
      </w:pPr>
      <w:rPr>
        <w:rFonts w:ascii="Courier New" w:hAnsi="Courier New" w:hint="default"/>
      </w:rPr>
    </w:lvl>
    <w:lvl w:ilvl="2" w:tplc="55DA03C2">
      <w:start w:val="1"/>
      <w:numFmt w:val="bullet"/>
      <w:lvlText w:val=""/>
      <w:lvlJc w:val="left"/>
      <w:pPr>
        <w:ind w:left="2160" w:hanging="360"/>
      </w:pPr>
      <w:rPr>
        <w:rFonts w:ascii="Wingdings" w:hAnsi="Wingdings" w:hint="default"/>
      </w:rPr>
    </w:lvl>
    <w:lvl w:ilvl="3" w:tplc="96662E3E">
      <w:start w:val="1"/>
      <w:numFmt w:val="bullet"/>
      <w:lvlText w:val=""/>
      <w:lvlJc w:val="left"/>
      <w:pPr>
        <w:ind w:left="2880" w:hanging="360"/>
      </w:pPr>
      <w:rPr>
        <w:rFonts w:ascii="Symbol" w:hAnsi="Symbol" w:hint="default"/>
      </w:rPr>
    </w:lvl>
    <w:lvl w:ilvl="4" w:tplc="6C4897B4">
      <w:start w:val="1"/>
      <w:numFmt w:val="bullet"/>
      <w:lvlText w:val="o"/>
      <w:lvlJc w:val="left"/>
      <w:pPr>
        <w:ind w:left="3600" w:hanging="360"/>
      </w:pPr>
      <w:rPr>
        <w:rFonts w:ascii="Courier New" w:hAnsi="Courier New" w:hint="default"/>
      </w:rPr>
    </w:lvl>
    <w:lvl w:ilvl="5" w:tplc="6DD4C260">
      <w:start w:val="1"/>
      <w:numFmt w:val="bullet"/>
      <w:lvlText w:val=""/>
      <w:lvlJc w:val="left"/>
      <w:pPr>
        <w:ind w:left="4320" w:hanging="360"/>
      </w:pPr>
      <w:rPr>
        <w:rFonts w:ascii="Wingdings" w:hAnsi="Wingdings" w:hint="default"/>
      </w:rPr>
    </w:lvl>
    <w:lvl w:ilvl="6" w:tplc="6C7C3F3A">
      <w:start w:val="1"/>
      <w:numFmt w:val="bullet"/>
      <w:lvlText w:val=""/>
      <w:lvlJc w:val="left"/>
      <w:pPr>
        <w:ind w:left="5040" w:hanging="360"/>
      </w:pPr>
      <w:rPr>
        <w:rFonts w:ascii="Symbol" w:hAnsi="Symbol" w:hint="default"/>
      </w:rPr>
    </w:lvl>
    <w:lvl w:ilvl="7" w:tplc="16BC6F72">
      <w:start w:val="1"/>
      <w:numFmt w:val="bullet"/>
      <w:lvlText w:val="o"/>
      <w:lvlJc w:val="left"/>
      <w:pPr>
        <w:ind w:left="5760" w:hanging="360"/>
      </w:pPr>
      <w:rPr>
        <w:rFonts w:ascii="Courier New" w:hAnsi="Courier New" w:hint="default"/>
      </w:rPr>
    </w:lvl>
    <w:lvl w:ilvl="8" w:tplc="D002848E">
      <w:start w:val="1"/>
      <w:numFmt w:val="bullet"/>
      <w:lvlText w:val=""/>
      <w:lvlJc w:val="left"/>
      <w:pPr>
        <w:ind w:left="6480" w:hanging="360"/>
      </w:pPr>
      <w:rPr>
        <w:rFonts w:ascii="Wingdings" w:hAnsi="Wingdings" w:hint="default"/>
      </w:rPr>
    </w:lvl>
  </w:abstractNum>
  <w:num w:numId="1" w16cid:durableId="676031963">
    <w:abstractNumId w:val="6"/>
  </w:num>
  <w:num w:numId="2" w16cid:durableId="1906181727">
    <w:abstractNumId w:val="1"/>
  </w:num>
  <w:num w:numId="3" w16cid:durableId="1252353178">
    <w:abstractNumId w:val="3"/>
  </w:num>
  <w:num w:numId="4" w16cid:durableId="604774001">
    <w:abstractNumId w:val="2"/>
  </w:num>
  <w:num w:numId="5" w16cid:durableId="1624924732">
    <w:abstractNumId w:val="4"/>
  </w:num>
  <w:num w:numId="6" w16cid:durableId="280648822">
    <w:abstractNumId w:val="5"/>
  </w:num>
  <w:num w:numId="7" w16cid:durableId="17937471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252"/>
    <w:rsid w:val="000147FF"/>
    <w:rsid w:val="00073ACC"/>
    <w:rsid w:val="000F1252"/>
    <w:rsid w:val="000F47E4"/>
    <w:rsid w:val="00245843"/>
    <w:rsid w:val="00257689"/>
    <w:rsid w:val="00304A27"/>
    <w:rsid w:val="0031012E"/>
    <w:rsid w:val="0032753A"/>
    <w:rsid w:val="003367E3"/>
    <w:rsid w:val="003451C9"/>
    <w:rsid w:val="00370F79"/>
    <w:rsid w:val="003A570D"/>
    <w:rsid w:val="00406688"/>
    <w:rsid w:val="004508E1"/>
    <w:rsid w:val="00545AF6"/>
    <w:rsid w:val="005872D6"/>
    <w:rsid w:val="00625A4E"/>
    <w:rsid w:val="00676517"/>
    <w:rsid w:val="00803EB0"/>
    <w:rsid w:val="00812168"/>
    <w:rsid w:val="00856049"/>
    <w:rsid w:val="00932488"/>
    <w:rsid w:val="00940C15"/>
    <w:rsid w:val="009823C6"/>
    <w:rsid w:val="009C1A31"/>
    <w:rsid w:val="00A00270"/>
    <w:rsid w:val="00A64D43"/>
    <w:rsid w:val="00AD7B6F"/>
    <w:rsid w:val="00AE628E"/>
    <w:rsid w:val="00B26184"/>
    <w:rsid w:val="00B3607E"/>
    <w:rsid w:val="00B538E9"/>
    <w:rsid w:val="00BC13A8"/>
    <w:rsid w:val="00BE4DAB"/>
    <w:rsid w:val="00CD457F"/>
    <w:rsid w:val="00D16541"/>
    <w:rsid w:val="00E52E00"/>
    <w:rsid w:val="00ED2ADE"/>
    <w:rsid w:val="00F3421B"/>
    <w:rsid w:val="00F506E4"/>
    <w:rsid w:val="00F54926"/>
    <w:rsid w:val="00F65892"/>
    <w:rsid w:val="00FD2200"/>
    <w:rsid w:val="00FE42B3"/>
    <w:rsid w:val="012CB97D"/>
    <w:rsid w:val="01531EE4"/>
    <w:rsid w:val="016C4CBA"/>
    <w:rsid w:val="019A3824"/>
    <w:rsid w:val="01F6ED91"/>
    <w:rsid w:val="021B6A4F"/>
    <w:rsid w:val="03F68211"/>
    <w:rsid w:val="06C1AB75"/>
    <w:rsid w:val="06ED5C2D"/>
    <w:rsid w:val="071E1935"/>
    <w:rsid w:val="08A28BF2"/>
    <w:rsid w:val="098E2DCB"/>
    <w:rsid w:val="099AF61A"/>
    <w:rsid w:val="0A235E51"/>
    <w:rsid w:val="0A515143"/>
    <w:rsid w:val="0AE7C2CE"/>
    <w:rsid w:val="0D4A0892"/>
    <w:rsid w:val="0D623FDE"/>
    <w:rsid w:val="0D694588"/>
    <w:rsid w:val="0FCC1635"/>
    <w:rsid w:val="0FEC0DB8"/>
    <w:rsid w:val="0FFAE19E"/>
    <w:rsid w:val="10342806"/>
    <w:rsid w:val="10DF61F5"/>
    <w:rsid w:val="1140E392"/>
    <w:rsid w:val="1348EAE1"/>
    <w:rsid w:val="144FA873"/>
    <w:rsid w:val="14FC6542"/>
    <w:rsid w:val="15235A4C"/>
    <w:rsid w:val="15E603A1"/>
    <w:rsid w:val="16A06E48"/>
    <w:rsid w:val="1717A4EF"/>
    <w:rsid w:val="180CDF09"/>
    <w:rsid w:val="1A037C96"/>
    <w:rsid w:val="1A3BBD52"/>
    <w:rsid w:val="1DDF92CE"/>
    <w:rsid w:val="1E736FBD"/>
    <w:rsid w:val="1F9B6291"/>
    <w:rsid w:val="20A8563C"/>
    <w:rsid w:val="21EB5F44"/>
    <w:rsid w:val="268078CF"/>
    <w:rsid w:val="2701B4D4"/>
    <w:rsid w:val="27057724"/>
    <w:rsid w:val="2731EF71"/>
    <w:rsid w:val="282105DC"/>
    <w:rsid w:val="29096891"/>
    <w:rsid w:val="2912E9DE"/>
    <w:rsid w:val="2954090D"/>
    <w:rsid w:val="2AEDC93B"/>
    <w:rsid w:val="30C8183D"/>
    <w:rsid w:val="32BA60BD"/>
    <w:rsid w:val="32F4496B"/>
    <w:rsid w:val="34038CD9"/>
    <w:rsid w:val="3482A5E4"/>
    <w:rsid w:val="37250C13"/>
    <w:rsid w:val="3800F9F0"/>
    <w:rsid w:val="3A24B96E"/>
    <w:rsid w:val="3A7F580E"/>
    <w:rsid w:val="3C259968"/>
    <w:rsid w:val="3CE493F8"/>
    <w:rsid w:val="3DD13EF7"/>
    <w:rsid w:val="3F25CBCE"/>
    <w:rsid w:val="3F3170F6"/>
    <w:rsid w:val="3F5DFE1B"/>
    <w:rsid w:val="401CEAC7"/>
    <w:rsid w:val="412C575D"/>
    <w:rsid w:val="423BADAE"/>
    <w:rsid w:val="4287DC96"/>
    <w:rsid w:val="452367D6"/>
    <w:rsid w:val="45AD1CD0"/>
    <w:rsid w:val="46516C28"/>
    <w:rsid w:val="46F24B4F"/>
    <w:rsid w:val="46FCC6CA"/>
    <w:rsid w:val="47FF7FE6"/>
    <w:rsid w:val="4808F8F5"/>
    <w:rsid w:val="4A6E68BD"/>
    <w:rsid w:val="4B173740"/>
    <w:rsid w:val="4CFBB442"/>
    <w:rsid w:val="4EBE4F40"/>
    <w:rsid w:val="4EDE95A8"/>
    <w:rsid w:val="50EC655D"/>
    <w:rsid w:val="51A081B1"/>
    <w:rsid w:val="54205EBD"/>
    <w:rsid w:val="54EA3E98"/>
    <w:rsid w:val="5730857C"/>
    <w:rsid w:val="587D233F"/>
    <w:rsid w:val="59515162"/>
    <w:rsid w:val="5A476FBC"/>
    <w:rsid w:val="5A5A2F05"/>
    <w:rsid w:val="5A845848"/>
    <w:rsid w:val="5A98F699"/>
    <w:rsid w:val="5B994E90"/>
    <w:rsid w:val="5D2573E5"/>
    <w:rsid w:val="5E132370"/>
    <w:rsid w:val="5F108F76"/>
    <w:rsid w:val="5F262D5C"/>
    <w:rsid w:val="5F3AF16C"/>
    <w:rsid w:val="5F9AF51D"/>
    <w:rsid w:val="6083BC05"/>
    <w:rsid w:val="60C67C97"/>
    <w:rsid w:val="61765A4C"/>
    <w:rsid w:val="6256E32E"/>
    <w:rsid w:val="62B7912C"/>
    <w:rsid w:val="6493CD83"/>
    <w:rsid w:val="67B80ED7"/>
    <w:rsid w:val="69C2FE69"/>
    <w:rsid w:val="6AF541FD"/>
    <w:rsid w:val="70B1BC55"/>
    <w:rsid w:val="70B6B243"/>
    <w:rsid w:val="747E22E2"/>
    <w:rsid w:val="749EA099"/>
    <w:rsid w:val="74B6CDDF"/>
    <w:rsid w:val="75C73193"/>
    <w:rsid w:val="76C91F24"/>
    <w:rsid w:val="77E8013F"/>
    <w:rsid w:val="78BC6947"/>
    <w:rsid w:val="7A2821EC"/>
    <w:rsid w:val="7AC488AB"/>
    <w:rsid w:val="7AD8331A"/>
    <w:rsid w:val="7C659FAE"/>
    <w:rsid w:val="7D674AFF"/>
    <w:rsid w:val="7DB7B40D"/>
    <w:rsid w:val="7FA00C2E"/>
    <w:rsid w:val="7FC25FE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52632A"/>
  <w15:docId w15:val="{426AF5B3-FA86-4348-B01B-B455B9588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de-CH"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outlineLvl w:val="0"/>
    </w:pPr>
    <w:rPr>
      <w:rFonts w:ascii="Calibri" w:eastAsia="Calibri" w:hAnsi="Calibri" w:cs="Calibri"/>
      <w:b/>
      <w:bCs/>
      <w:color w:val="366091"/>
      <w:sz w:val="32"/>
      <w:szCs w:val="32"/>
    </w:rPr>
  </w:style>
  <w:style w:type="paragraph" w:styleId="berschrift2">
    <w:name w:val="heading 2"/>
    <w:basedOn w:val="Standard"/>
    <w:next w:val="Standard"/>
    <w:uiPriority w:val="9"/>
    <w:unhideWhenUsed/>
    <w:qFormat/>
    <w:pPr>
      <w:keepNext/>
      <w:keepLines/>
      <w:spacing w:before="240" w:after="80"/>
      <w:outlineLvl w:val="1"/>
    </w:pPr>
    <w:rPr>
      <w:rFonts w:ascii="Calibri" w:eastAsia="Calibri" w:hAnsi="Calibri" w:cs="Calibri"/>
      <w:b/>
      <w:bCs/>
      <w:color w:val="4F81BD"/>
      <w:sz w:val="28"/>
      <w:szCs w:val="28"/>
    </w:rPr>
  </w:style>
  <w:style w:type="paragraph" w:styleId="berschrift3">
    <w:name w:val="heading 3"/>
    <w:basedOn w:val="Standard"/>
    <w:next w:val="Standard"/>
    <w:uiPriority w:val="9"/>
    <w:unhideWhenUsed/>
    <w:qFormat/>
    <w:pPr>
      <w:keepNext/>
      <w:keepLines/>
      <w:spacing w:before="200" w:after="40"/>
      <w:outlineLvl w:val="2"/>
    </w:pPr>
    <w:rPr>
      <w:rFonts w:ascii="Calibri" w:eastAsia="Calibri" w:hAnsi="Calibri" w:cs="Calibri"/>
      <w:b/>
      <w:bCs/>
      <w:color w:val="4F81BD"/>
      <w:sz w:val="24"/>
      <w:szCs w:val="24"/>
    </w:rPr>
  </w:style>
  <w:style w:type="paragraph" w:styleId="berschrift4">
    <w:name w:val="heading 4"/>
    <w:basedOn w:val="Standard"/>
    <w:next w:val="Standard"/>
    <w:uiPriority w:val="9"/>
    <w:semiHidden/>
    <w:unhideWhenUsed/>
    <w:qFormat/>
    <w:pPr>
      <w:keepNext/>
      <w:keepLines/>
      <w:spacing w:before="200" w:after="0"/>
      <w:outlineLvl w:val="3"/>
    </w:pPr>
    <w:rPr>
      <w:rFonts w:ascii="Calibri" w:eastAsia="Calibri" w:hAnsi="Calibri" w:cs="Calibri"/>
      <w:b/>
      <w:bCs/>
      <w:i/>
      <w:iCs/>
      <w:color w:val="4F81BD"/>
    </w:rPr>
  </w:style>
  <w:style w:type="paragraph" w:styleId="berschrift5">
    <w:name w:val="heading 5"/>
    <w:basedOn w:val="Standard"/>
    <w:next w:val="Standard"/>
    <w:uiPriority w:val="9"/>
    <w:semiHidden/>
    <w:unhideWhenUsed/>
    <w:qFormat/>
    <w:pPr>
      <w:keepNext/>
      <w:keepLines/>
      <w:spacing w:before="200" w:after="0"/>
      <w:outlineLvl w:val="4"/>
    </w:pPr>
    <w:rPr>
      <w:rFonts w:ascii="Calibri" w:eastAsia="Calibri" w:hAnsi="Calibri" w:cs="Calibri"/>
      <w:color w:val="243F61"/>
    </w:rPr>
  </w:style>
  <w:style w:type="paragraph" w:styleId="berschrift6">
    <w:name w:val="heading 6"/>
    <w:basedOn w:val="Standard"/>
    <w:next w:val="Standard"/>
    <w:uiPriority w:val="9"/>
    <w:semiHidden/>
    <w:unhideWhenUsed/>
    <w:qFormat/>
    <w:pPr>
      <w:keepNext/>
      <w:keepLines/>
      <w:spacing w:before="200" w:after="0"/>
      <w:outlineLvl w:val="5"/>
    </w:pPr>
    <w:rPr>
      <w:rFonts w:ascii="Calibri" w:eastAsia="Calibri" w:hAnsi="Calibri" w:cs="Calibri"/>
      <w:i/>
      <w:iCs/>
      <w:color w:val="243F61"/>
    </w:rPr>
  </w:style>
  <w:style w:type="paragraph" w:styleId="berschrift7">
    <w:name w:val="heading 7"/>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pBdr>
        <w:bottom w:val="single" w:sz="8" w:space="4" w:color="4F81BD"/>
      </w:pBdr>
      <w:spacing w:after="300" w:line="240" w:lineRule="auto"/>
    </w:pPr>
    <w:rPr>
      <w:rFonts w:ascii="Calibri" w:eastAsia="Calibri" w:hAnsi="Calibri" w:cs="Calibri"/>
      <w:b/>
      <w:bCs/>
      <w:color w:val="17365D"/>
      <w:sz w:val="48"/>
      <w:szCs w:val="48"/>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Kopfzeile">
    <w:name w:val="header"/>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uiPriority w:val="9"/>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UntertitelZchn">
    <w:name w:val="Untertitel Zchn"/>
    <w:basedOn w:val="Absatz-Standardschriftart"/>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uiPriority w:val="34"/>
    <w:qFormat/>
    <w:rsid w:val="00FC693F"/>
    <w:pPr>
      <w:ind w:left="720"/>
      <w:contextualSpacing/>
    </w:pPr>
  </w:style>
  <w:style w:type="paragraph" w:styleId="Textkrper">
    <w:name w:val="Body Text"/>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uiPriority w:val="99"/>
    <w:unhideWhenUsed/>
    <w:rsid w:val="00AA1D8D"/>
    <w:pPr>
      <w:ind w:left="360" w:hanging="360"/>
      <w:contextualSpacing/>
    </w:pPr>
  </w:style>
  <w:style w:type="paragraph" w:styleId="Liste2">
    <w:name w:val="List 2"/>
    <w:uiPriority w:val="99"/>
    <w:unhideWhenUsed/>
    <w:rsid w:val="00326F90"/>
    <w:pPr>
      <w:ind w:left="720" w:hanging="360"/>
      <w:contextualSpacing/>
    </w:pPr>
  </w:style>
  <w:style w:type="paragraph" w:styleId="Liste3">
    <w:name w:val="List 3"/>
    <w:uiPriority w:val="99"/>
    <w:unhideWhenUsed/>
    <w:rsid w:val="00326F90"/>
    <w:pPr>
      <w:ind w:left="1080" w:hanging="360"/>
      <w:contextualSpacing/>
    </w:pPr>
  </w:style>
  <w:style w:type="paragraph" w:styleId="Aufzhlungszeichen">
    <w:name w:val="List Bullet"/>
    <w:uiPriority w:val="99"/>
    <w:unhideWhenUsed/>
    <w:rsid w:val="00326F90"/>
    <w:pPr>
      <w:numPr>
        <w:numId w:val="2"/>
      </w:numPr>
      <w:contextualSpacing/>
    </w:pPr>
  </w:style>
  <w:style w:type="paragraph" w:styleId="Aufzhlungszeichen2">
    <w:name w:val="List Bullet 2"/>
    <w:uiPriority w:val="99"/>
    <w:unhideWhenUsed/>
    <w:rsid w:val="00326F90"/>
    <w:pPr>
      <w:numPr>
        <w:numId w:val="3"/>
      </w:numPr>
      <w:contextualSpacing/>
    </w:pPr>
  </w:style>
  <w:style w:type="paragraph" w:styleId="Aufzhlungszeichen3">
    <w:name w:val="List Bullet 3"/>
    <w:uiPriority w:val="99"/>
    <w:unhideWhenUsed/>
    <w:rsid w:val="00326F90"/>
    <w:pPr>
      <w:numPr>
        <w:numId w:val="4"/>
      </w:numPr>
      <w:contextualSpacing/>
    </w:pPr>
  </w:style>
  <w:style w:type="paragraph" w:styleId="Listennummer">
    <w:name w:val="List Number"/>
    <w:uiPriority w:val="99"/>
    <w:unhideWhenUsed/>
    <w:rsid w:val="00326F90"/>
    <w:pPr>
      <w:numPr>
        <w:numId w:val="5"/>
      </w:numPr>
      <w:contextualSpacing/>
    </w:pPr>
  </w:style>
  <w:style w:type="paragraph" w:styleId="Listennummer2">
    <w:name w:val="List Number 2"/>
    <w:uiPriority w:val="99"/>
    <w:unhideWhenUsed/>
    <w:rsid w:val="0029639D"/>
    <w:pPr>
      <w:numPr>
        <w:numId w:val="6"/>
      </w:numPr>
      <w:contextualSpacing/>
    </w:pPr>
  </w:style>
  <w:style w:type="paragraph" w:styleId="Listennummer3">
    <w:name w:val="List Number 3"/>
    <w:uiPriority w:val="99"/>
    <w:unhideWhenUsed/>
    <w:rsid w:val="0029639D"/>
    <w:pPr>
      <w:numPr>
        <w:numId w:val="7"/>
      </w:numPr>
      <w:contextualSpacing/>
    </w:pPr>
  </w:style>
  <w:style w:type="paragraph" w:styleId="Listenfortsetzung">
    <w:name w:val="List Continue"/>
    <w:uiPriority w:val="99"/>
    <w:unhideWhenUsed/>
    <w:rsid w:val="0029639D"/>
    <w:pPr>
      <w:ind w:left="360"/>
      <w:contextualSpacing/>
    </w:pPr>
  </w:style>
  <w:style w:type="paragraph" w:styleId="Listenfortsetzung2">
    <w:name w:val="List Continue 2"/>
    <w:uiPriority w:val="99"/>
    <w:unhideWhenUsed/>
    <w:rsid w:val="0029639D"/>
    <w:pPr>
      <w:ind w:left="720"/>
      <w:contextualSpacing/>
    </w:pPr>
  </w:style>
  <w:style w:type="paragraph" w:styleId="Listenfortsetzung3">
    <w:name w:val="List Continue 3"/>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uiPriority w:val="35"/>
    <w:semiHidden/>
    <w:unhideWhenUsed/>
    <w:qFormat/>
    <w:rsid w:val="00FC693F"/>
    <w:pPr>
      <w:spacing w:before="80" w:after="0" w:line="240" w:lineRule="auto"/>
    </w:pPr>
    <w:rPr>
      <w:b/>
      <w:bCs/>
      <w:i/>
      <w:color w:val="4F81BD" w:themeColor="accent1"/>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Table0"/>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Table0"/>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Table0"/>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Table0"/>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Table0"/>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Table0"/>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Table0"/>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Table0"/>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Table0"/>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Table0"/>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Table0"/>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Table0"/>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Table0"/>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Table0"/>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Table0"/>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Table0"/>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Table0"/>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Table0"/>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Table0"/>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Table0"/>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Table0"/>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Table0"/>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Table0"/>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Table0"/>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Table0"/>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Table0"/>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Table0"/>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Table0"/>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Table0"/>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Table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Table0"/>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Table0"/>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Table0"/>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Table0"/>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Table0"/>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Table0"/>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Table0"/>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Table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Table0"/>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Table0"/>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Table0"/>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Table0"/>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Table0"/>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Table0"/>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Table0"/>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Table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Table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Table0"/>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Table0"/>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Table0"/>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Table0"/>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Table0"/>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Table0"/>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Table0"/>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Table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Table0"/>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Table0"/>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Table0"/>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Table0"/>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Table0"/>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Table0"/>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Table0"/>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Table0"/>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Table0"/>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Table0"/>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Table0"/>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Table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rPr>
      <w:i/>
      <w:sz w:val="20"/>
    </w:rPr>
  </w:style>
  <w:style w:type="paragraph" w:styleId="Verzeichnis1">
    <w:name w:val="toc 1"/>
    <w:basedOn w:val="Standard"/>
    <w:next w:val="Standard"/>
    <w:uiPriority w:val="39"/>
    <w:unhideWhenUsed/>
    <w:pPr>
      <w:tabs>
        <w:tab w:val="right" w:leader="dot" w:pos="9072"/>
      </w:tabs>
      <w:spacing w:before="120" w:after="0" w:line="240" w:lineRule="auto"/>
    </w:pPr>
    <w:rPr>
      <w:b/>
      <w:bCs/>
    </w:rPr>
  </w:style>
  <w:style w:type="paragraph" w:styleId="Verzeichnis2">
    <w:name w:val="toc 2"/>
    <w:basedOn w:val="Standard"/>
    <w:next w:val="Standard"/>
    <w:uiPriority w:val="39"/>
    <w:unhideWhenUsed/>
    <w:pPr>
      <w:tabs>
        <w:tab w:val="right" w:leader="dot" w:pos="9072"/>
      </w:tabs>
      <w:spacing w:before="40" w:after="0" w:line="240" w:lineRule="auto"/>
      <w:ind w:left="284"/>
    </w:pPr>
  </w:style>
  <w:style w:type="paragraph" w:styleId="Verzeichnis3">
    <w:name w:val="toc 3"/>
    <w:basedOn w:val="Standard"/>
    <w:next w:val="Standard"/>
    <w:uiPriority w:val="39"/>
    <w:unhideWhenUsed/>
    <w:pPr>
      <w:tabs>
        <w:tab w:val="right" w:leader="dot" w:pos="9072"/>
      </w:tabs>
      <w:spacing w:before="40" w:after="0" w:line="240" w:lineRule="auto"/>
      <w:ind w:left="284"/>
    </w:pPr>
  </w:style>
  <w:style w:type="character" w:styleId="Hyperlink">
    <w:name w:val="Hyperlink"/>
    <w:basedOn w:val="Absatz-Standardschriftart"/>
    <w:uiPriority w:val="99"/>
    <w:unhideWhenUsed/>
    <w:rsid w:val="009B7824"/>
    <w:rPr>
      <w:color w:val="0000FF" w:themeColor="hyperlink"/>
      <w:u w:val="single"/>
    </w:rPr>
  </w:style>
  <w:style w:type="character" w:styleId="NichtaufgelsteErwhnung">
    <w:name w:val="Unresolved Mention"/>
    <w:basedOn w:val="Absatz-Standardschriftart"/>
    <w:uiPriority w:val="99"/>
    <w:semiHidden/>
    <w:unhideWhenUsed/>
    <w:rsid w:val="009B7824"/>
    <w:rPr>
      <w:color w:val="605E5C"/>
      <w:shd w:val="clear" w:color="auto" w:fill="E1DFDD"/>
    </w:rPr>
  </w:style>
  <w:style w:type="character" w:styleId="BesuchterLink">
    <w:name w:val="FollowedHyperlink"/>
    <w:basedOn w:val="Absatz-Standardschriftart"/>
    <w:uiPriority w:val="99"/>
    <w:semiHidden/>
    <w:unhideWhenUsed/>
    <w:rsid w:val="00615B74"/>
    <w:rPr>
      <w:color w:val="800080" w:themeColor="followedHyperlink"/>
      <w:u w:val="single"/>
    </w:rPr>
  </w:style>
  <w:style w:type="paragraph" w:styleId="Untertitel">
    <w:name w:val="Subtitle"/>
    <w:basedOn w:val="Standard"/>
    <w:next w:val="Standard"/>
    <w:uiPriority w:val="11"/>
    <w:qFormat/>
    <w:rPr>
      <w:rFonts w:ascii="Calibri" w:eastAsia="Calibri" w:hAnsi="Calibri" w:cs="Calibri"/>
      <w:i/>
      <w:iCs/>
      <w:color w:val="4F81BD"/>
      <w:sz w:val="24"/>
      <w:szCs w:val="24"/>
    </w:rPr>
  </w:style>
  <w:style w:type="table" w:customStyle="1" w:styleId="a">
    <w:basedOn w:val="NormaleTabelle"/>
    <w:pPr>
      <w:spacing w:after="0" w:line="240" w:lineRule="auto"/>
    </w:pPr>
    <w:tblPr>
      <w:tblStyleRowBandSize w:val="1"/>
      <w:tblStyleColBandSize w:val="1"/>
    </w:tblPr>
  </w:style>
  <w:style w:type="table" w:customStyle="1" w:styleId="a0">
    <w:basedOn w:val="NormaleTabelle"/>
    <w:pPr>
      <w:spacing w:after="0" w:line="240" w:lineRule="auto"/>
    </w:pPr>
    <w:tblPr>
      <w:tblStyleRowBandSize w:val="1"/>
      <w:tblStyleColBandSize w:val="1"/>
    </w:tblPr>
  </w:style>
  <w:style w:type="table" w:customStyle="1" w:styleId="a1">
    <w:basedOn w:val="NormaleTabelle"/>
    <w:pPr>
      <w:spacing w:after="0" w:line="240" w:lineRule="auto"/>
    </w:pPr>
    <w:tblPr>
      <w:tblStyleRowBandSize w:val="1"/>
      <w:tblStyleColBandSize w:val="1"/>
    </w:tblPr>
  </w:style>
  <w:style w:type="table" w:customStyle="1" w:styleId="a2">
    <w:basedOn w:val="NormaleTabelle"/>
    <w:pPr>
      <w:spacing w:after="0" w:line="240" w:lineRule="auto"/>
    </w:pPr>
    <w:tblPr>
      <w:tblStyleRowBandSize w:val="1"/>
      <w:tblStyleColBandSize w:val="1"/>
    </w:tblPr>
  </w:style>
  <w:style w:type="table" w:customStyle="1" w:styleId="a3">
    <w:basedOn w:val="NormaleTabelle"/>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zFu51wZxr5btXL/Va3sGoBUzw==">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9548</Words>
  <Characters>60295</Characters>
  <Application>Microsoft Office Word</Application>
  <DocSecurity>0</DocSecurity>
  <Lines>2447</Lines>
  <Paragraphs>1214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68790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Hunger, Lucas Weisshaar</dc:creator>
  <cp:keywords/>
  <dc:description/>
  <cp:lastModifiedBy>Hunger Nicolas Alan</cp:lastModifiedBy>
  <cp:revision>2</cp:revision>
  <dcterms:created xsi:type="dcterms:W3CDTF">2026-10-25T08:37:00Z</dcterms:created>
  <dcterms:modified xsi:type="dcterms:W3CDTF">2026-10-25T08:37:00Z</dcterms:modified>
  <cp:category/>
</cp:coreProperties>
</file>